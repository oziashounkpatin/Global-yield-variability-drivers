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894F5" w14:textId="0C91D4CA" w:rsidR="00C92547" w:rsidRPr="000847DF" w:rsidRDefault="00C92547" w:rsidP="00603B57">
      <w:pPr>
        <w:spacing w:after="0" w:line="240" w:lineRule="auto"/>
        <w:rPr>
          <w:rFonts w:ascii="Times New Roman" w:eastAsia="Times New Roman" w:hAnsi="Times New Roman" w:cs="Times New Roman"/>
          <w:b/>
          <w:bCs/>
          <w:color w:val="333132"/>
          <w:kern w:val="36"/>
          <w:sz w:val="24"/>
          <w:szCs w:val="24"/>
          <w14:ligatures w14:val="none"/>
        </w:rPr>
      </w:pPr>
      <w:r w:rsidRPr="000847DF">
        <w:rPr>
          <w:rFonts w:ascii="Times New Roman" w:eastAsia="Times New Roman" w:hAnsi="Times New Roman" w:cs="Times New Roman"/>
          <w:b/>
          <w:bCs/>
          <w:color w:val="333132"/>
          <w:kern w:val="36"/>
          <w:sz w:val="24"/>
          <w:szCs w:val="24"/>
          <w14:ligatures w14:val="none"/>
        </w:rPr>
        <w:t xml:space="preserve">Evaluating yield variability in </w:t>
      </w:r>
      <w:commentRangeStart w:id="0"/>
      <w:commentRangeStart w:id="1"/>
      <w:r w:rsidRPr="000847DF">
        <w:rPr>
          <w:rFonts w:ascii="Times New Roman" w:eastAsia="Times New Roman" w:hAnsi="Times New Roman" w:cs="Times New Roman"/>
          <w:b/>
          <w:bCs/>
          <w:color w:val="333132"/>
          <w:kern w:val="36"/>
          <w:sz w:val="24"/>
          <w:szCs w:val="24"/>
          <w14:ligatures w14:val="none"/>
        </w:rPr>
        <w:t>regenerative agriculture</w:t>
      </w:r>
      <w:commentRangeEnd w:id="0"/>
      <w:r w:rsidR="002C0EA2">
        <w:rPr>
          <w:rStyle w:val="CommentReference"/>
        </w:rPr>
        <w:commentReference w:id="0"/>
      </w:r>
      <w:commentRangeEnd w:id="1"/>
      <w:r w:rsidR="00412823">
        <w:rPr>
          <w:rStyle w:val="CommentReference"/>
        </w:rPr>
        <w:commentReference w:id="1"/>
      </w:r>
      <w:r w:rsidRPr="000847DF">
        <w:rPr>
          <w:rFonts w:ascii="Times New Roman" w:eastAsia="Times New Roman" w:hAnsi="Times New Roman" w:cs="Times New Roman"/>
          <w:b/>
          <w:bCs/>
          <w:color w:val="333132"/>
          <w:kern w:val="36"/>
          <w:sz w:val="24"/>
          <w:szCs w:val="24"/>
          <w14:ligatures w14:val="none"/>
        </w:rPr>
        <w:t>: a global analysis across climate, soil, and topography</w:t>
      </w:r>
    </w:p>
    <w:p w14:paraId="45A48ED7" w14:textId="77777777" w:rsidR="00C92547" w:rsidRPr="000847DF" w:rsidRDefault="00C92547" w:rsidP="00603B57">
      <w:pPr>
        <w:spacing w:after="0" w:line="240" w:lineRule="auto"/>
        <w:rPr>
          <w:rFonts w:ascii="Times New Roman" w:eastAsia="Times New Roman" w:hAnsi="Times New Roman" w:cs="Times New Roman"/>
          <w:b/>
          <w:bCs/>
          <w:color w:val="333132"/>
          <w:kern w:val="36"/>
          <w:sz w:val="24"/>
          <w:szCs w:val="24"/>
          <w14:ligatures w14:val="none"/>
        </w:rPr>
      </w:pPr>
    </w:p>
    <w:p w14:paraId="4E87B7B1" w14:textId="24D0E217" w:rsidR="00603B57" w:rsidRPr="000847DF" w:rsidRDefault="00603B57" w:rsidP="00603B57">
      <w:pPr>
        <w:spacing w:after="0" w:line="240" w:lineRule="auto"/>
        <w:rPr>
          <w:rFonts w:ascii="Times New Roman" w:hAnsi="Times New Roman" w:cs="Times New Roman"/>
          <w:lang w:val="fi-FI"/>
        </w:rPr>
      </w:pPr>
      <w:r w:rsidRPr="000847DF">
        <w:rPr>
          <w:rFonts w:ascii="Times New Roman" w:hAnsi="Times New Roman" w:cs="Times New Roman"/>
          <w:lang w:val="pt-BR"/>
        </w:rPr>
        <w:t>Kpade O. L. Hounkpatin</w:t>
      </w:r>
      <w:r w:rsidRPr="000847DF">
        <w:rPr>
          <w:rFonts w:ascii="Times New Roman" w:hAnsi="Times New Roman" w:cs="Times New Roman"/>
          <w:vertAlign w:val="superscript"/>
          <w:lang w:val="pt-BR"/>
        </w:rPr>
        <w:t>1</w:t>
      </w:r>
      <w:r w:rsidRPr="000847DF">
        <w:rPr>
          <w:rFonts w:ascii="Times New Roman" w:hAnsi="Times New Roman" w:cs="Times New Roman"/>
          <w:lang w:val="pt-BR"/>
        </w:rPr>
        <w:t xml:space="preserve">*, </w:t>
      </w:r>
      <w:r w:rsidR="00325DAE" w:rsidRPr="000847DF">
        <w:rPr>
          <w:rFonts w:ascii="Times New Roman" w:hAnsi="Times New Roman" w:cs="Times New Roman"/>
          <w:lang w:val="pt-BR"/>
        </w:rPr>
        <w:t>Johannes Piipponen</w:t>
      </w:r>
      <w:r w:rsidR="00DD6038" w:rsidRPr="000847DF">
        <w:rPr>
          <w:rFonts w:ascii="Times New Roman" w:hAnsi="Times New Roman" w:cs="Times New Roman"/>
          <w:vertAlign w:val="superscript"/>
          <w:lang w:val="pt-BR"/>
        </w:rPr>
        <w:t>1</w:t>
      </w:r>
      <w:r w:rsidR="00325DAE" w:rsidRPr="000847DF">
        <w:rPr>
          <w:rFonts w:ascii="Times New Roman" w:hAnsi="Times New Roman" w:cs="Times New Roman"/>
          <w:lang w:val="pt-BR"/>
        </w:rPr>
        <w:t xml:space="preserve">, </w:t>
      </w:r>
      <w:r w:rsidRPr="000847DF">
        <w:rPr>
          <w:rFonts w:ascii="Times New Roman" w:hAnsi="Times New Roman" w:cs="Times New Roman"/>
          <w:lang w:val="pt-BR"/>
        </w:rPr>
        <w:t>Emanuela De Giorgi</w:t>
      </w:r>
      <w:r w:rsidRPr="000847DF">
        <w:rPr>
          <w:rFonts w:ascii="Times New Roman" w:hAnsi="Times New Roman" w:cs="Times New Roman"/>
          <w:vertAlign w:val="superscript"/>
          <w:lang w:val="pt-BR"/>
        </w:rPr>
        <w:t>2</w:t>
      </w:r>
      <w:r w:rsidRPr="000847DF">
        <w:rPr>
          <w:rFonts w:ascii="Times New Roman" w:hAnsi="Times New Roman" w:cs="Times New Roman"/>
          <w:lang w:val="pt-BR"/>
        </w:rPr>
        <w:t>, Mika Jalava</w:t>
      </w:r>
      <w:r w:rsidRPr="000847DF">
        <w:rPr>
          <w:rFonts w:ascii="Times New Roman" w:hAnsi="Times New Roman" w:cs="Times New Roman"/>
          <w:vertAlign w:val="superscript"/>
          <w:lang w:val="pt-BR"/>
        </w:rPr>
        <w:t>1</w:t>
      </w:r>
      <w:r w:rsidRPr="000847DF">
        <w:rPr>
          <w:rFonts w:ascii="Times New Roman" w:hAnsi="Times New Roman" w:cs="Times New Roman"/>
          <w:lang w:val="pt-BR"/>
        </w:rPr>
        <w:t>, Jeroen Poelert</w:t>
      </w:r>
      <w:r w:rsidRPr="000847DF">
        <w:rPr>
          <w:rFonts w:ascii="Times New Roman" w:hAnsi="Times New Roman" w:cs="Times New Roman"/>
          <w:vertAlign w:val="superscript"/>
          <w:lang w:val="pt-BR"/>
        </w:rPr>
        <w:t>1</w:t>
      </w:r>
      <w:r w:rsidRPr="000847DF">
        <w:rPr>
          <w:rFonts w:ascii="Times New Roman" w:hAnsi="Times New Roman" w:cs="Times New Roman"/>
          <w:lang w:val="pt-BR"/>
        </w:rPr>
        <w:t>, Matti Kummu</w:t>
      </w:r>
      <w:r w:rsidRPr="000847DF">
        <w:rPr>
          <w:rFonts w:ascii="Times New Roman" w:hAnsi="Times New Roman" w:cs="Times New Roman"/>
          <w:vertAlign w:val="superscript"/>
          <w:lang w:val="pt-BR"/>
        </w:rPr>
        <w:t>1</w:t>
      </w:r>
      <w:r w:rsidRPr="000847DF">
        <w:rPr>
          <w:rFonts w:ascii="Times New Roman" w:hAnsi="Times New Roman" w:cs="Times New Roman"/>
          <w:lang w:val="pt-BR"/>
        </w:rPr>
        <w:t>*</w:t>
      </w:r>
      <w:r w:rsidR="00DD6038" w:rsidRPr="000847DF">
        <w:rPr>
          <w:rFonts w:ascii="Times New Roman" w:hAnsi="Times New Roman" w:cs="Times New Roman"/>
          <w:lang w:val="pt-BR"/>
        </w:rPr>
        <w:t xml:space="preserve"> </w:t>
      </w:r>
    </w:p>
    <w:p w14:paraId="479ED96B" w14:textId="77777777" w:rsidR="00603B57" w:rsidRPr="000847DF" w:rsidRDefault="00603B57" w:rsidP="00603B57">
      <w:pPr>
        <w:spacing w:after="0" w:line="240" w:lineRule="auto"/>
        <w:rPr>
          <w:rFonts w:ascii="Times New Roman" w:hAnsi="Times New Roman" w:cs="Times New Roman"/>
          <w:sz w:val="24"/>
          <w:szCs w:val="24"/>
          <w:lang w:val="fi-FI"/>
        </w:rPr>
      </w:pPr>
    </w:p>
    <w:p w14:paraId="3407A8BA" w14:textId="77777777" w:rsidR="00603B57" w:rsidRPr="000847DF" w:rsidRDefault="00603B57" w:rsidP="00603B57">
      <w:pPr>
        <w:pStyle w:val="ListParagraph"/>
        <w:numPr>
          <w:ilvl w:val="0"/>
          <w:numId w:val="4"/>
        </w:numPr>
        <w:spacing w:after="0" w:line="240" w:lineRule="auto"/>
        <w:rPr>
          <w:rFonts w:ascii="Times New Roman" w:hAnsi="Times New Roman" w:cs="Times New Roman"/>
          <w:sz w:val="28"/>
          <w:szCs w:val="28"/>
          <w:vertAlign w:val="superscript"/>
        </w:rPr>
      </w:pPr>
      <w:r w:rsidRPr="000847DF">
        <w:rPr>
          <w:rFonts w:ascii="Times New Roman" w:hAnsi="Times New Roman" w:cs="Times New Roman"/>
          <w:sz w:val="28"/>
          <w:szCs w:val="28"/>
          <w:vertAlign w:val="superscript"/>
        </w:rPr>
        <w:t xml:space="preserve">Water and Development Research Group, Aalto University, Espoo, Finland </w:t>
      </w:r>
    </w:p>
    <w:p w14:paraId="50CC73EA" w14:textId="3101B301" w:rsidR="00603B57" w:rsidRPr="000847DF" w:rsidRDefault="00603B57" w:rsidP="00325DAE">
      <w:pPr>
        <w:pStyle w:val="ListParagraph"/>
        <w:numPr>
          <w:ilvl w:val="0"/>
          <w:numId w:val="4"/>
        </w:numPr>
        <w:spacing w:after="0" w:line="240" w:lineRule="auto"/>
        <w:rPr>
          <w:rFonts w:ascii="Times New Roman" w:hAnsi="Times New Roman" w:cs="Times New Roman"/>
          <w:sz w:val="28"/>
          <w:szCs w:val="28"/>
          <w:vertAlign w:val="superscript"/>
        </w:rPr>
      </w:pPr>
      <w:r w:rsidRPr="000847DF">
        <w:rPr>
          <w:rFonts w:ascii="Times New Roman" w:hAnsi="Times New Roman" w:cs="Times New Roman"/>
          <w:sz w:val="28"/>
          <w:szCs w:val="28"/>
          <w:vertAlign w:val="superscript"/>
        </w:rPr>
        <w:t xml:space="preserve">Department of Environment, Land and Infrastructure Engineering, </w:t>
      </w:r>
      <w:proofErr w:type="spellStart"/>
      <w:r w:rsidRPr="000847DF">
        <w:rPr>
          <w:rFonts w:ascii="Times New Roman" w:hAnsi="Times New Roman" w:cs="Times New Roman"/>
          <w:sz w:val="28"/>
          <w:szCs w:val="28"/>
          <w:vertAlign w:val="superscript"/>
        </w:rPr>
        <w:t>Politecnico</w:t>
      </w:r>
      <w:proofErr w:type="spellEnd"/>
      <w:r w:rsidRPr="000847DF">
        <w:rPr>
          <w:rFonts w:ascii="Times New Roman" w:hAnsi="Times New Roman" w:cs="Times New Roman"/>
          <w:sz w:val="28"/>
          <w:szCs w:val="28"/>
          <w:vertAlign w:val="superscript"/>
        </w:rPr>
        <w:t xml:space="preserve"> di Torino, Torino, Italy</w:t>
      </w:r>
    </w:p>
    <w:p w14:paraId="33074938" w14:textId="77777777" w:rsidR="00C80293" w:rsidRPr="000847DF" w:rsidRDefault="00C80293" w:rsidP="00C80293">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0847DF">
        <w:rPr>
          <w:rFonts w:ascii="Times New Roman" w:eastAsia="Times New Roman" w:hAnsi="Times New Roman" w:cs="Times New Roman"/>
          <w:b/>
          <w:bCs/>
          <w:color w:val="333132"/>
          <w:kern w:val="36"/>
          <w:sz w:val="24"/>
          <w:szCs w:val="24"/>
          <w14:ligatures w14:val="none"/>
        </w:rPr>
        <w:t>Abstract</w:t>
      </w:r>
    </w:p>
    <w:p w14:paraId="231962B9" w14:textId="39CCB272" w:rsidR="00C80293" w:rsidRPr="000847DF" w:rsidRDefault="00957426" w:rsidP="00C80293">
      <w:pPr>
        <w:widowControl w:val="0"/>
        <w:autoSpaceDE w:val="0"/>
        <w:autoSpaceDN w:val="0"/>
        <w:adjustRightInd w:val="0"/>
        <w:spacing w:after="0" w:line="260" w:lineRule="exact"/>
        <w:ind w:right="-43"/>
        <w:jc w:val="both"/>
        <w:rPr>
          <w:rFonts w:ascii="Times New Roman" w:hAnsi="Times New Roman" w:cs="Times New Roman"/>
        </w:rPr>
      </w:pPr>
      <w:r w:rsidRPr="000847DF">
        <w:rPr>
          <w:rFonts w:ascii="Times New Roman" w:hAnsi="Times New Roman" w:cs="Times New Roman"/>
        </w:rPr>
        <w:t xml:space="preserve">Enhancing ecosystem services while supporting </w:t>
      </w:r>
      <w:commentRangeStart w:id="2"/>
      <w:r w:rsidRPr="000847DF">
        <w:rPr>
          <w:rFonts w:ascii="Times New Roman" w:hAnsi="Times New Roman" w:cs="Times New Roman"/>
        </w:rPr>
        <w:t xml:space="preserve">sustainable crop production (SCP) </w:t>
      </w:r>
      <w:commentRangeEnd w:id="2"/>
      <w:r w:rsidR="000B5E59">
        <w:rPr>
          <w:rStyle w:val="CommentReference"/>
        </w:rPr>
        <w:commentReference w:id="2"/>
      </w:r>
      <w:r w:rsidRPr="000847DF">
        <w:rPr>
          <w:rFonts w:ascii="Times New Roman" w:hAnsi="Times New Roman" w:cs="Times New Roman"/>
        </w:rPr>
        <w:t>is essential, but the impacts of these practices on crop yields are often context-specific and inconsistently reported. In this study, we evaluate how four SCP</w:t>
      </w:r>
      <w:ins w:id="3" w:author="Poelert Jeroen" w:date="2025-09-03T13:12:00Z" w16du:dateUtc="2025-09-03T11:12:00Z">
        <w:r w:rsidR="00E677A4">
          <w:rPr>
            <w:rFonts w:ascii="Times New Roman" w:hAnsi="Times New Roman" w:cs="Times New Roman"/>
          </w:rPr>
          <w:t xml:space="preserve"> systems</w:t>
        </w:r>
      </w:ins>
      <w:del w:id="4" w:author="Poelert Jeroen" w:date="2025-09-03T13:12:00Z" w16du:dateUtc="2025-09-03T11:12:00Z">
        <w:r w:rsidRPr="000847DF" w:rsidDel="00E677A4">
          <w:rPr>
            <w:rFonts w:ascii="Times New Roman" w:hAnsi="Times New Roman" w:cs="Times New Roman"/>
          </w:rPr>
          <w:delText>s</w:delText>
        </w:r>
      </w:del>
      <w:r w:rsidRPr="000847DF">
        <w:rPr>
          <w:rFonts w:ascii="Times New Roman" w:hAnsi="Times New Roman" w:cs="Times New Roman"/>
        </w:rPr>
        <w:t>—agroforestry (AF), cover cropping (CC), no-tillage (NT), and organic farming (OF)—influence yields compared to conventional tillage</w:t>
      </w:r>
      <w:r w:rsidR="000E098A">
        <w:rPr>
          <w:rFonts w:ascii="Times New Roman" w:hAnsi="Times New Roman" w:cs="Times New Roman"/>
        </w:rPr>
        <w:t xml:space="preserve"> s</w:t>
      </w:r>
      <w:ins w:id="5" w:author="Poelert Jeroen" w:date="2025-09-03T13:10:00Z" w16du:dateUtc="2025-09-03T11:10:00Z">
        <w:r w:rsidR="000E098A">
          <w:rPr>
            <w:rFonts w:ascii="Times New Roman" w:hAnsi="Times New Roman" w:cs="Times New Roman"/>
          </w:rPr>
          <w:t>ystems</w:t>
        </w:r>
      </w:ins>
      <w:del w:id="6" w:author="Poelert Jeroen" w:date="2025-09-03T13:09:00Z" w16du:dateUtc="2025-09-03T11:09:00Z">
        <w:r w:rsidR="000E098A" w:rsidDel="000E098A">
          <w:rPr>
            <w:rFonts w:ascii="Times New Roman" w:hAnsi="Times New Roman" w:cs="Times New Roman"/>
          </w:rPr>
          <w:delText>ystems</w:delText>
        </w:r>
      </w:del>
      <w:r w:rsidRPr="000847DF">
        <w:rPr>
          <w:rFonts w:ascii="Times New Roman" w:hAnsi="Times New Roman" w:cs="Times New Roman"/>
        </w:rPr>
        <w:t>. We integrate results from existing meta-analyses with environmental factors, including climate, topography, and detailed soil characteristics, to understand their relative impacts on yield variability across diverse spatial and agronomic conditions. Overall, SCPs increased crop yields by an average of 0.7%, though substantial variation exists among different practices and environmental conditions. Agroforestry and cover cropping provided the largest yield increases (</w:t>
      </w:r>
      <w:commentRangeStart w:id="7"/>
      <w:r w:rsidRPr="000847DF">
        <w:rPr>
          <w:rFonts w:ascii="Times New Roman" w:hAnsi="Times New Roman" w:cs="Times New Roman"/>
        </w:rPr>
        <w:t>12% and 7.5%, respectively), whereas no-tillage and organic farming slightly reduced yields (-0.7% and -2%, respectively</w:t>
      </w:r>
      <w:commentRangeEnd w:id="7"/>
      <w:r w:rsidR="00F92C44">
        <w:rPr>
          <w:rStyle w:val="CommentReference"/>
        </w:rPr>
        <w:commentReference w:id="7"/>
      </w:r>
      <w:r w:rsidRPr="000847DF">
        <w:rPr>
          <w:rFonts w:ascii="Times New Roman" w:hAnsi="Times New Roman" w:cs="Times New Roman"/>
        </w:rPr>
        <w:t>). Yield improvements were most noticeable in arid and temperate climates, soils with low fertility, and areas with elevated or sloping terrains, especially for maize and cash crops. Additionally, management practices strongly influenced the success of no-tillage, with nutrient management and maintaining soil cover identified as critical, particularly in water-limited regions. These findings highlight the necessity of aligning SCPs with local environmental conditions to optimize yields and improve the adoption and effectiveness of regenerative agricultural methods across varied agroecological contexts.</w:t>
      </w:r>
    </w:p>
    <w:p w14:paraId="6CDD4C5D" w14:textId="77777777" w:rsidR="00957426" w:rsidRPr="000847DF" w:rsidRDefault="00957426" w:rsidP="00C80293">
      <w:pPr>
        <w:widowControl w:val="0"/>
        <w:autoSpaceDE w:val="0"/>
        <w:autoSpaceDN w:val="0"/>
        <w:adjustRightInd w:val="0"/>
        <w:spacing w:after="0" w:line="260" w:lineRule="exact"/>
        <w:ind w:right="-43"/>
        <w:jc w:val="both"/>
        <w:rPr>
          <w:rFonts w:ascii="Times New Roman" w:hAnsi="Times New Roman" w:cs="Times New Roman"/>
        </w:rPr>
      </w:pPr>
    </w:p>
    <w:p w14:paraId="2C701671" w14:textId="651CE116" w:rsidR="00CE78E2" w:rsidRPr="000847DF" w:rsidRDefault="00CE78E2">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Introduction</w:t>
      </w:r>
    </w:p>
    <w:p w14:paraId="1F9F895E" w14:textId="77777777" w:rsidR="006B3858" w:rsidRPr="000847DF" w:rsidRDefault="006B3858" w:rsidP="006B3858">
      <w:pPr>
        <w:widowControl w:val="0"/>
        <w:autoSpaceDE w:val="0"/>
        <w:autoSpaceDN w:val="0"/>
        <w:adjustRightInd w:val="0"/>
        <w:spacing w:after="0" w:line="260" w:lineRule="exact"/>
        <w:ind w:right="-43"/>
        <w:jc w:val="both"/>
        <w:rPr>
          <w:rFonts w:ascii="Times New Roman" w:hAnsi="Times New Roman" w:cs="Times New Roman"/>
        </w:rPr>
      </w:pPr>
    </w:p>
    <w:p w14:paraId="631AB275" w14:textId="4AF0B376" w:rsidR="00B57C97" w:rsidRPr="000847DF" w:rsidRDefault="008D1002"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0847DF">
        <w:rPr>
          <w:rFonts w:ascii="Times New Roman" w:hAnsi="Times New Roman" w:cs="Times New Roman"/>
        </w:rPr>
        <w:t>More than 70% of the Earth's land, originally covered by forests and natural ecosystems, has been converted for human use, with agriculture alone accounting for approximately 40% of the global land area</w:t>
      </w:r>
      <w:del w:id="8" w:author="Kummu Matti" w:date="2025-09-25T07:29:00Z" w16du:dateUtc="2025-09-25T04:29:00Z">
        <w:r w:rsidRPr="000847DF" w:rsidDel="000D460E">
          <w:rPr>
            <w:rFonts w:ascii="Times New Roman" w:hAnsi="Times New Roman" w:cs="Times New Roman"/>
          </w:rPr>
          <w:delText>.</w:delText>
        </w:r>
      </w:del>
      <w:r w:rsidRPr="000847DF">
        <w:rPr>
          <w:rFonts w:ascii="Times New Roman" w:hAnsi="Times New Roman" w:cs="Times New Roman"/>
        </w:rPr>
        <w:t xml:space="preserve"> </w:t>
      </w:r>
      <w:r w:rsidR="001C093B" w:rsidRPr="000847DF">
        <w:rPr>
          <w:rFonts w:ascii="Times New Roman" w:hAnsi="Times New Roman" w:cs="Times New Roman"/>
        </w:rPr>
        <w:fldChar w:fldCharType="begin"/>
      </w:r>
      <w:r w:rsidR="001C093B" w:rsidRPr="000847DF">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0847DF">
        <w:rPr>
          <w:rFonts w:ascii="Times New Roman" w:hAnsi="Times New Roman" w:cs="Times New Roman"/>
        </w:rPr>
        <w:fldChar w:fldCharType="separate"/>
      </w:r>
      <w:r w:rsidR="001C093B" w:rsidRPr="000847DF">
        <w:rPr>
          <w:rFonts w:ascii="Times New Roman" w:hAnsi="Times New Roman" w:cs="Times New Roman"/>
          <w:noProof/>
          <w:vertAlign w:val="superscript"/>
        </w:rPr>
        <w:t>1</w:t>
      </w:r>
      <w:r w:rsidR="001C093B" w:rsidRPr="000847DF">
        <w:rPr>
          <w:rFonts w:ascii="Times New Roman" w:hAnsi="Times New Roman" w:cs="Times New Roman"/>
        </w:rPr>
        <w:fldChar w:fldCharType="end"/>
      </w:r>
      <w:r w:rsidR="00251C24" w:rsidRPr="000847DF">
        <w:rPr>
          <w:rFonts w:ascii="Times New Roman" w:hAnsi="Times New Roman" w:cs="Times New Roman"/>
        </w:rPr>
        <w:t>.</w:t>
      </w:r>
      <w:r w:rsidR="00775EBD" w:rsidRPr="000847DF">
        <w:rPr>
          <w:rFonts w:ascii="Times New Roman" w:hAnsi="Times New Roman" w:cs="Times New Roman"/>
        </w:rPr>
        <w:t xml:space="preserve"> </w:t>
      </w:r>
      <w:r w:rsidR="00C70E3D" w:rsidRPr="000847DF">
        <w:rPr>
          <w:rFonts w:ascii="Times New Roman" w:hAnsi="Times New Roman" w:cs="Times New Roman"/>
        </w:rPr>
        <w:t xml:space="preserve">However, food production results in a huge environmental footprint </w:t>
      </w:r>
      <w:r w:rsidR="00DA0361" w:rsidRPr="000847DF">
        <w:rPr>
          <w:rFonts w:ascii="Times New Roman" w:hAnsi="Times New Roman" w:cs="Times New Roman"/>
        </w:rPr>
        <w:t xml:space="preserve">with </w:t>
      </w:r>
      <w:r w:rsidR="00DA0361" w:rsidRPr="000847DF">
        <w:rPr>
          <w:rFonts w:ascii="Times New Roman" w:eastAsia="Times New Roman" w:hAnsi="Times New Roman" w:cs="Times New Roman"/>
        </w:rPr>
        <w:t>one-third of soils in the world being degraded and fertile soil being lost at the rate of 24 billion tons of topsoil every year</w:t>
      </w:r>
      <w:r w:rsidR="00DA0361" w:rsidRPr="000847DF">
        <w:rPr>
          <w:rFonts w:ascii="Times New Roman" w:eastAsia="Times New Roman" w:hAnsi="Times New Roman" w:cs="Times New Roman"/>
        </w:rPr>
        <w:fldChar w:fldCharType="begin"/>
      </w:r>
      <w:r w:rsidR="001C093B" w:rsidRPr="000847DF">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0847DF">
        <w:rPr>
          <w:rFonts w:ascii="Times New Roman" w:eastAsia="Times New Roman" w:hAnsi="Times New Roman" w:cs="Times New Roman"/>
        </w:rPr>
        <w:fldChar w:fldCharType="separate"/>
      </w:r>
      <w:r w:rsidR="001C093B" w:rsidRPr="000847DF">
        <w:rPr>
          <w:rFonts w:ascii="Times New Roman" w:eastAsia="Times New Roman" w:hAnsi="Times New Roman" w:cs="Times New Roman"/>
          <w:noProof/>
          <w:vertAlign w:val="superscript"/>
        </w:rPr>
        <w:t>2</w:t>
      </w:r>
      <w:r w:rsidR="00DA0361" w:rsidRPr="000847DF">
        <w:rPr>
          <w:rFonts w:ascii="Times New Roman" w:eastAsia="Times New Roman" w:hAnsi="Times New Roman" w:cs="Times New Roman"/>
        </w:rPr>
        <w:fldChar w:fldCharType="end"/>
      </w:r>
      <w:r w:rsidR="00A97285" w:rsidRPr="000847DF">
        <w:rPr>
          <w:rFonts w:ascii="Times New Roman" w:eastAsia="Times New Roman" w:hAnsi="Times New Roman" w:cs="Times New Roman"/>
        </w:rPr>
        <w:t>,</w:t>
      </w:r>
      <w:r w:rsidR="00DA0361" w:rsidRPr="000847DF">
        <w:rPr>
          <w:rFonts w:ascii="Times New Roman" w:eastAsia="Times New Roman" w:hAnsi="Times New Roman" w:cs="Times New Roman"/>
        </w:rPr>
        <w:t xml:space="preserve"> </w:t>
      </w:r>
      <w:r w:rsidR="000C6376" w:rsidRPr="000847DF">
        <w:rPr>
          <w:rFonts w:ascii="Times New Roman" w:eastAsia="Times New Roman" w:hAnsi="Times New Roman" w:cs="Times New Roman"/>
        </w:rPr>
        <w:t>along with</w:t>
      </w:r>
      <w:r w:rsidR="00C70E3D" w:rsidRPr="000847DF">
        <w:rPr>
          <w:rFonts w:ascii="Times New Roman" w:hAnsi="Times New Roman" w:cs="Times New Roman"/>
        </w:rPr>
        <w:t xml:space="preserve"> </w:t>
      </w:r>
      <w:r w:rsidR="001D2D86" w:rsidRPr="000847DF">
        <w:rPr>
          <w:rFonts w:ascii="Times New Roman" w:hAnsi="Times New Roman" w:cs="Times New Roman"/>
        </w:rPr>
        <w:t xml:space="preserve">about </w:t>
      </w:r>
      <w:r w:rsidR="00B405FA" w:rsidRPr="000847DF">
        <w:rPr>
          <w:rFonts w:ascii="Times New Roman" w:hAnsi="Times New Roman" w:cs="Times New Roman"/>
        </w:rPr>
        <w:t>34</w:t>
      </w:r>
      <w:r w:rsidR="00C70E3D" w:rsidRPr="000847DF">
        <w:rPr>
          <w:rFonts w:ascii="Times New Roman" w:hAnsi="Times New Roman" w:cs="Times New Roman"/>
        </w:rPr>
        <w:t>% of global greenhouse gas emissions</w:t>
      </w:r>
      <w:r w:rsidR="001C5F19" w:rsidRPr="000847DF">
        <w:rPr>
          <w:rFonts w:ascii="Times New Roman" w:hAnsi="Times New Roman" w:cs="Times New Roman"/>
        </w:rPr>
        <w:fldChar w:fldCharType="begin"/>
      </w:r>
      <w:r w:rsidR="001C093B" w:rsidRPr="000847DF">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0847DF">
        <w:rPr>
          <w:rFonts w:ascii="Times New Roman" w:hAnsi="Times New Roman" w:cs="Times New Roman"/>
        </w:rPr>
        <w:fldChar w:fldCharType="separate"/>
      </w:r>
      <w:r w:rsidR="001C093B" w:rsidRPr="000847DF">
        <w:rPr>
          <w:rFonts w:ascii="Times New Roman" w:hAnsi="Times New Roman" w:cs="Times New Roman"/>
          <w:noProof/>
          <w:vertAlign w:val="superscript"/>
        </w:rPr>
        <w:t>3</w:t>
      </w:r>
      <w:r w:rsidR="001C5F19" w:rsidRPr="000847DF">
        <w:rPr>
          <w:rFonts w:ascii="Times New Roman" w:hAnsi="Times New Roman" w:cs="Times New Roman"/>
        </w:rPr>
        <w:fldChar w:fldCharType="end"/>
      </w:r>
      <w:r w:rsidR="003C5D05" w:rsidRPr="000847DF">
        <w:rPr>
          <w:rFonts w:ascii="Times New Roman" w:hAnsi="Times New Roman" w:cs="Times New Roman"/>
        </w:rPr>
        <w:t xml:space="preserve">. Meanwhile, it is projected that food production would have to increase in the future to satisfy both the need of the global growing population </w:t>
      </w:r>
      <w:r w:rsidR="003C5D05" w:rsidRPr="000847DF">
        <w:rPr>
          <w:rFonts w:ascii="Times New Roman" w:eastAsia="Times New Roman" w:hAnsi="Times New Roman" w:cs="Times New Roman"/>
        </w:rPr>
        <w:t>and the increase in per capita demand</w:t>
      </w:r>
      <w:r w:rsidR="002013B0" w:rsidRPr="000847DF">
        <w:rPr>
          <w:rFonts w:ascii="Times New Roman" w:eastAsia="Times New Roman" w:hAnsi="Times New Roman" w:cs="Times New Roman"/>
        </w:rPr>
        <w:fldChar w:fldCharType="begin"/>
      </w:r>
      <w:r w:rsidR="00531E0E" w:rsidRPr="000847DF">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0847DF">
        <w:rPr>
          <w:rFonts w:ascii="Times New Roman" w:eastAsia="Times New Roman" w:hAnsi="Times New Roman" w:cs="Times New Roman"/>
        </w:rPr>
        <w:fldChar w:fldCharType="separate"/>
      </w:r>
      <w:r w:rsidR="002013B0" w:rsidRPr="000847DF">
        <w:rPr>
          <w:rFonts w:ascii="Times New Roman" w:eastAsia="Times New Roman" w:hAnsi="Times New Roman" w:cs="Times New Roman"/>
          <w:noProof/>
          <w:vertAlign w:val="superscript"/>
        </w:rPr>
        <w:t>4</w:t>
      </w:r>
      <w:r w:rsidR="002013B0" w:rsidRPr="000847DF">
        <w:rPr>
          <w:rFonts w:ascii="Times New Roman" w:eastAsia="Times New Roman" w:hAnsi="Times New Roman" w:cs="Times New Roman"/>
        </w:rPr>
        <w:fldChar w:fldCharType="end"/>
      </w:r>
      <w:r w:rsidR="001D2D86" w:rsidRPr="000847DF">
        <w:rPr>
          <w:rFonts w:ascii="Times New Roman" w:eastAsia="Times New Roman" w:hAnsi="Times New Roman" w:cs="Times New Roman"/>
        </w:rPr>
        <w:t>. In this context, sustainable pathway</w:t>
      </w:r>
      <w:r w:rsidR="00B57C97" w:rsidRPr="000847DF">
        <w:rPr>
          <w:rFonts w:ascii="Times New Roman" w:eastAsia="Times New Roman" w:hAnsi="Times New Roman" w:cs="Times New Roman"/>
        </w:rPr>
        <w:t>s</w:t>
      </w:r>
      <w:r w:rsidR="001D2D86" w:rsidRPr="000847DF">
        <w:rPr>
          <w:rFonts w:ascii="Times New Roman" w:eastAsia="Times New Roman" w:hAnsi="Times New Roman" w:cs="Times New Roman"/>
        </w:rPr>
        <w:t xml:space="preserve"> </w:t>
      </w:r>
      <w:r w:rsidR="00B57C97" w:rsidRPr="000847DF">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0847DF"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4A51E4EF" w:rsidR="008F1801" w:rsidRPr="000847DF"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0847DF">
        <w:rPr>
          <w:rFonts w:ascii="Times New Roman" w:eastAsia="Times New Roman" w:hAnsi="Times New Roman" w:cs="Times New Roman"/>
        </w:rPr>
        <w:t xml:space="preserve">Regenerative agriculture has emerged as an alternative </w:t>
      </w:r>
      <w:r w:rsidR="00B54085" w:rsidRPr="000847DF">
        <w:rPr>
          <w:rFonts w:ascii="Times New Roman" w:eastAsia="Times New Roman" w:hAnsi="Times New Roman" w:cs="Times New Roman"/>
        </w:rPr>
        <w:t xml:space="preserve">farming strategy </w:t>
      </w:r>
      <w:r w:rsidRPr="000847DF">
        <w:rPr>
          <w:rFonts w:ascii="Times New Roman" w:eastAsia="Times New Roman" w:hAnsi="Times New Roman" w:cs="Times New Roman"/>
        </w:rPr>
        <w:t xml:space="preserve">seeking to </w:t>
      </w:r>
      <w:r w:rsidR="006C5732" w:rsidRPr="000847DF">
        <w:rPr>
          <w:rFonts w:ascii="Times New Roman" w:eastAsia="Times New Roman" w:hAnsi="Times New Roman" w:cs="Times New Roman"/>
        </w:rPr>
        <w:t>achieve global food security by reducing the use of external inputs, improving soil health and minimize environmental damage</w:t>
      </w:r>
      <w:r w:rsidR="006C5732" w:rsidRPr="000847DF">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0847DF">
        <w:rPr>
          <w:rFonts w:ascii="Times New Roman" w:eastAsia="Times New Roman" w:hAnsi="Times New Roman" w:cs="Times New Roman"/>
        </w:rPr>
        <w:instrText xml:space="preserve"> ADDIN EN.CITE </w:instrText>
      </w:r>
      <w:r w:rsidR="00531E0E" w:rsidRPr="000847DF">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0847DF">
        <w:rPr>
          <w:rFonts w:ascii="Times New Roman" w:eastAsia="Times New Roman" w:hAnsi="Times New Roman" w:cs="Times New Roman"/>
        </w:rPr>
        <w:instrText xml:space="preserve"> ADDIN EN.CITE.DATA </w:instrText>
      </w:r>
      <w:r w:rsidR="00531E0E" w:rsidRPr="000847DF">
        <w:rPr>
          <w:rFonts w:ascii="Times New Roman" w:eastAsia="Times New Roman" w:hAnsi="Times New Roman" w:cs="Times New Roman"/>
        </w:rPr>
      </w:r>
      <w:r w:rsidR="00531E0E" w:rsidRPr="000847DF">
        <w:rPr>
          <w:rFonts w:ascii="Times New Roman" w:eastAsia="Times New Roman" w:hAnsi="Times New Roman" w:cs="Times New Roman"/>
        </w:rPr>
        <w:fldChar w:fldCharType="end"/>
      </w:r>
      <w:r w:rsidR="006C5732" w:rsidRPr="000847DF">
        <w:rPr>
          <w:rFonts w:ascii="Times New Roman" w:eastAsia="Times New Roman" w:hAnsi="Times New Roman" w:cs="Times New Roman"/>
        </w:rPr>
      </w:r>
      <w:r w:rsidR="006C5732" w:rsidRPr="000847DF">
        <w:rPr>
          <w:rFonts w:ascii="Times New Roman" w:eastAsia="Times New Roman" w:hAnsi="Times New Roman" w:cs="Times New Roman"/>
        </w:rPr>
        <w:fldChar w:fldCharType="separate"/>
      </w:r>
      <w:r w:rsidR="006C5732" w:rsidRPr="000847DF">
        <w:rPr>
          <w:rFonts w:ascii="Times New Roman" w:eastAsia="Times New Roman" w:hAnsi="Times New Roman" w:cs="Times New Roman"/>
          <w:noProof/>
          <w:vertAlign w:val="superscript"/>
        </w:rPr>
        <w:t>5-7</w:t>
      </w:r>
      <w:r w:rsidR="006C5732" w:rsidRPr="000847DF">
        <w:rPr>
          <w:rFonts w:ascii="Times New Roman" w:eastAsia="Times New Roman" w:hAnsi="Times New Roman" w:cs="Times New Roman"/>
        </w:rPr>
        <w:fldChar w:fldCharType="end"/>
      </w:r>
      <w:r w:rsidR="00FA107F" w:rsidRPr="000847DF">
        <w:rPr>
          <w:rFonts w:ascii="Times New Roman" w:eastAsia="Times New Roman" w:hAnsi="Times New Roman" w:cs="Times New Roman"/>
        </w:rPr>
        <w:t xml:space="preserve">. </w:t>
      </w:r>
      <w:r w:rsidR="008D1002" w:rsidRPr="000847DF">
        <w:rPr>
          <w:rFonts w:ascii="Times New Roman" w:eastAsia="Times New Roman" w:hAnsi="Times New Roman" w:cs="Times New Roman"/>
        </w:rPr>
        <w:t xml:space="preserve">Although there is no clear consensus about a common definition for regenerative agriculture, </w:t>
      </w:r>
      <w:r w:rsidR="00B44C19" w:rsidRPr="000847DF">
        <w:rPr>
          <w:rFonts w:ascii="Times New Roman" w:eastAsia="Times New Roman" w:hAnsi="Times New Roman" w:cs="Times New Roman"/>
        </w:rPr>
        <w:t>most concepts center on rebuilding soil quality as a foundation for sustainable production</w:t>
      </w:r>
      <w:r w:rsidR="008D1002"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&lt;EndNote&gt;&lt;Cite&gt;&lt;Author&gt;Schreefel&lt;/Author&gt;&lt;Year&gt;2020&lt;/Year&gt;&lt;RecNum&gt;283&lt;/RecNum&gt;&lt;DisplayText&gt;&lt;style face="superscript"&gt;8&lt;/style&gt;&lt;/DisplayText&gt;&lt;record&gt;&lt;rec-number&gt;283&lt;/rec-number&gt;&lt;foreign-keys&gt;&lt;key app="EN" db-id="5va0eddeq9tsxle0sr8xd2thpfv2t0a0dfxs" timestamp="1737970915"&gt;283&lt;/key&gt;&lt;/foreign-keys&gt;&lt;ref-type name="Journal Article"&gt;17&lt;/ref-type&gt;&lt;contributors&gt;&lt;authors&gt;&lt;author&gt;Schreefel, Loekie&lt;/author&gt;&lt;author&gt;Schulte, Rogier PO&lt;/author&gt;&lt;author&gt;De Boer, IJM&lt;/author&gt;&lt;author&gt;Schrijver, A Pas&lt;/author&gt;&lt;author&gt;Van Zanten, HHE&lt;/author&gt;&lt;/authors&gt;&lt;/contributors&gt;&lt;titles&gt;&lt;title&gt;Regenerative agriculture–the soil is the base&lt;/title&gt;&lt;secondary-title&gt;Global Food Security&lt;/secondary-title&gt;&lt;/titles&gt;&lt;periodical&gt;&lt;full-title&gt;Global Food Security&lt;/full-title&gt;&lt;/periodical&gt;&lt;pages&gt;100404&lt;/pages&gt;&lt;volume&gt;26&lt;/volume&gt;&lt;dates&gt;&lt;year&gt;2020&lt;/year&gt;&lt;/dates&gt;&lt;isbn&gt;2211-9124&lt;/isbn&gt;&lt;urls&gt;&lt;/urls&gt;&lt;/record&gt;&lt;/Cite&gt;&lt;/EndNote&gt;</w:instrText>
      </w:r>
      <w:r w:rsidR="008D1002"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8</w:t>
      </w:r>
      <w:r w:rsidR="008D1002" w:rsidRPr="000847DF">
        <w:rPr>
          <w:rFonts w:ascii="Times New Roman" w:eastAsia="Times New Roman" w:hAnsi="Times New Roman" w:cs="Times New Roman"/>
        </w:rPr>
        <w:fldChar w:fldCharType="end"/>
      </w:r>
      <w:r w:rsidR="008D1002" w:rsidRPr="000847DF">
        <w:rPr>
          <w:rFonts w:ascii="Times New Roman" w:eastAsia="Times New Roman" w:hAnsi="Times New Roman" w:cs="Times New Roman"/>
        </w:rPr>
        <w:t xml:space="preserve">. In this context, regenerative agriculture involves different </w:t>
      </w:r>
      <w:commentRangeStart w:id="9"/>
      <w:r w:rsidR="008D1002" w:rsidRPr="000847DF">
        <w:rPr>
          <w:rFonts w:ascii="Times New Roman" w:eastAsia="Times New Roman" w:hAnsi="Times New Roman" w:cs="Times New Roman"/>
        </w:rPr>
        <w:t xml:space="preserve">soil conservation </w:t>
      </w:r>
      <w:r w:rsidR="009F7152" w:rsidRPr="000847DF">
        <w:rPr>
          <w:rFonts w:ascii="Times New Roman" w:eastAsia="Times New Roman" w:hAnsi="Times New Roman" w:cs="Times New Roman"/>
        </w:rPr>
        <w:t>practices</w:t>
      </w:r>
      <w:r w:rsidR="008D1002" w:rsidRPr="000847DF">
        <w:rPr>
          <w:rFonts w:ascii="Times New Roman" w:eastAsia="Times New Roman" w:hAnsi="Times New Roman" w:cs="Times New Roman"/>
        </w:rPr>
        <w:t xml:space="preserve"> (SCPs)</w:t>
      </w:r>
      <w:commentRangeEnd w:id="9"/>
      <w:r w:rsidR="004C030D">
        <w:rPr>
          <w:rStyle w:val="CommentReference"/>
        </w:rPr>
        <w:commentReference w:id="9"/>
      </w:r>
      <w:r w:rsidR="008D1002" w:rsidRPr="000847DF">
        <w:rPr>
          <w:rFonts w:ascii="Times New Roman" w:eastAsia="Times New Roman" w:hAnsi="Times New Roman" w:cs="Times New Roman"/>
        </w:rPr>
        <w:t xml:space="preserve"> such as </w:t>
      </w:r>
      <w:r w:rsidR="00FA107F" w:rsidRPr="000847DF">
        <w:rPr>
          <w:rFonts w:ascii="Times New Roman" w:eastAsia="Times New Roman" w:hAnsi="Times New Roman" w:cs="Times New Roman"/>
        </w:rPr>
        <w:t xml:space="preserve">reduced or not tillage (NT), cover crop (CC), perennials and agroforestry (AF), organic farming (OF) </w:t>
      </w:r>
      <w:r w:rsidR="005E54C0"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face="superscript"&gt;6,9&lt;/style&gt;&lt;/DisplayText&gt;&lt;record&gt;&lt;rec-number&gt;184&lt;/rec-number&gt;&lt;foreign-keys&gt;&lt;key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6,9</w:t>
      </w:r>
      <w:r w:rsidR="005E54C0" w:rsidRPr="000847DF">
        <w:rPr>
          <w:rFonts w:ascii="Times New Roman" w:eastAsia="Times New Roman" w:hAnsi="Times New Roman" w:cs="Times New Roman"/>
        </w:rPr>
        <w:fldChar w:fldCharType="end"/>
      </w:r>
      <w:r w:rsidR="00F312C8" w:rsidRPr="000847DF">
        <w:rPr>
          <w:rFonts w:ascii="Times New Roman" w:eastAsia="Times New Roman" w:hAnsi="Times New Roman" w:cs="Times New Roman"/>
        </w:rPr>
        <w:t xml:space="preserve">. </w:t>
      </w:r>
      <w:r w:rsidR="00035DD4" w:rsidRPr="000847DF">
        <w:rPr>
          <w:rFonts w:ascii="Times New Roman" w:eastAsia="Times New Roman" w:hAnsi="Times New Roman" w:cs="Times New Roman"/>
        </w:rPr>
        <w:t xml:space="preserve"> </w:t>
      </w:r>
      <w:r w:rsidR="00A36E77" w:rsidRPr="000847DF">
        <w:rPr>
          <w:rFonts w:ascii="Times New Roman" w:eastAsia="Times New Roman" w:hAnsi="Times New Roman" w:cs="Times New Roman"/>
        </w:rPr>
        <w:t>Existing</w:t>
      </w:r>
      <w:r w:rsidR="008F1801" w:rsidRPr="000847DF">
        <w:rPr>
          <w:rFonts w:ascii="Times New Roman" w:eastAsia="Times New Roman" w:hAnsi="Times New Roman" w:cs="Times New Roman"/>
        </w:rPr>
        <w:t xml:space="preserve"> </w:t>
      </w:r>
      <w:r w:rsidR="00B41D42" w:rsidRPr="000847DF">
        <w:rPr>
          <w:rFonts w:ascii="Times New Roman" w:eastAsia="Times New Roman" w:hAnsi="Times New Roman" w:cs="Times New Roman"/>
        </w:rPr>
        <w:t>studies r</w:t>
      </w:r>
      <w:r w:rsidR="008F1801" w:rsidRPr="000847DF">
        <w:rPr>
          <w:rFonts w:ascii="Times New Roman" w:eastAsia="Times New Roman" w:hAnsi="Times New Roman" w:cs="Times New Roman"/>
        </w:rPr>
        <w:t xml:space="preserve">eport potential beneﬁts of </w:t>
      </w:r>
      <w:r w:rsidR="00057CD7" w:rsidRPr="000847DF">
        <w:rPr>
          <w:rFonts w:ascii="Times New Roman" w:eastAsia="Times New Roman" w:hAnsi="Times New Roman" w:cs="Times New Roman"/>
        </w:rPr>
        <w:t xml:space="preserve">different </w:t>
      </w:r>
      <w:r w:rsidR="007779F7" w:rsidRPr="000847DF">
        <w:rPr>
          <w:rFonts w:ascii="Times New Roman" w:eastAsia="Times New Roman" w:hAnsi="Times New Roman" w:cs="Times New Roman"/>
        </w:rPr>
        <w:t>SCPs</w:t>
      </w:r>
      <w:r w:rsidR="008F1801" w:rsidRPr="000847DF">
        <w:rPr>
          <w:rFonts w:ascii="Times New Roman" w:eastAsia="Times New Roman" w:hAnsi="Times New Roman" w:cs="Times New Roman"/>
        </w:rPr>
        <w:t xml:space="preserve"> for </w:t>
      </w:r>
      <w:r w:rsidR="00057CD7" w:rsidRPr="000847DF">
        <w:rPr>
          <w:rFonts w:ascii="Times New Roman" w:eastAsia="Times New Roman" w:hAnsi="Times New Roman" w:cs="Times New Roman"/>
        </w:rPr>
        <w:t>increasing soil organic carbon (SOC)</w:t>
      </w:r>
      <w:r w:rsidR="00C625A9" w:rsidRPr="000847DF">
        <w:rPr>
          <w:rFonts w:ascii="Times New Roman" w:eastAsia="Times New Roman" w:hAnsi="Times New Roman" w:cs="Times New Roman"/>
        </w:rPr>
        <w:t xml:space="preserve"> and </w:t>
      </w:r>
      <w:r w:rsidR="00057CD7" w:rsidRPr="000847DF">
        <w:rPr>
          <w:rFonts w:ascii="Times New Roman" w:eastAsia="Times New Roman" w:hAnsi="Times New Roman" w:cs="Times New Roman"/>
        </w:rPr>
        <w:t>soil water uptake</w:t>
      </w:r>
      <w:r w:rsidR="00C625A9" w:rsidRPr="000847DF">
        <w:rPr>
          <w:rFonts w:ascii="Times New Roman" w:eastAsia="Times New Roman" w:hAnsi="Times New Roman" w:cs="Times New Roman"/>
        </w:rPr>
        <w:t xml:space="preserve"> as well as GHG mitigation climate mitigation </w:t>
      </w:r>
      <w:r w:rsidR="00464251" w:rsidRPr="000847DF">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sidR="008D1002" w:rsidRPr="000847DF">
        <w:rPr>
          <w:rFonts w:ascii="Times New Roman" w:eastAsia="Times New Roman" w:hAnsi="Times New Roman" w:cs="Times New Roman"/>
        </w:rPr>
        <w:instrText xml:space="preserve"> ADDIN EN.CITE </w:instrText>
      </w:r>
      <w:r w:rsidR="008D1002" w:rsidRPr="000847DF">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sidR="008D1002" w:rsidRPr="000847DF">
        <w:rPr>
          <w:rFonts w:ascii="Times New Roman" w:eastAsia="Times New Roman" w:hAnsi="Times New Roman" w:cs="Times New Roman"/>
        </w:rPr>
        <w:instrText xml:space="preserve"> ADDIN EN.CITE.DATA </w:instrText>
      </w:r>
      <w:r w:rsidR="008D1002" w:rsidRPr="000847DF">
        <w:rPr>
          <w:rFonts w:ascii="Times New Roman" w:eastAsia="Times New Roman" w:hAnsi="Times New Roman" w:cs="Times New Roman"/>
        </w:rPr>
      </w:r>
      <w:r w:rsidR="008D1002" w:rsidRPr="000847DF">
        <w:rPr>
          <w:rFonts w:ascii="Times New Roman" w:eastAsia="Times New Roman" w:hAnsi="Times New Roman" w:cs="Times New Roman"/>
        </w:rPr>
        <w:fldChar w:fldCharType="end"/>
      </w:r>
      <w:r w:rsidR="00464251" w:rsidRPr="000847DF">
        <w:rPr>
          <w:rFonts w:ascii="Times New Roman" w:eastAsia="Times New Roman" w:hAnsi="Times New Roman" w:cs="Times New Roman"/>
        </w:rPr>
      </w:r>
      <w:r w:rsidR="00464251"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6,9,10</w:t>
      </w:r>
      <w:r w:rsidR="00464251" w:rsidRPr="000847DF">
        <w:rPr>
          <w:rFonts w:ascii="Times New Roman" w:eastAsia="Times New Roman" w:hAnsi="Times New Roman" w:cs="Times New Roman"/>
        </w:rPr>
        <w:fldChar w:fldCharType="end"/>
      </w:r>
      <w:r w:rsidR="00C625A9" w:rsidRPr="000847DF">
        <w:rPr>
          <w:rFonts w:ascii="Times New Roman" w:eastAsia="Times New Roman" w:hAnsi="Times New Roman" w:cs="Times New Roman"/>
        </w:rPr>
        <w:t xml:space="preserve">. </w:t>
      </w:r>
      <w:r w:rsidR="006935B8" w:rsidRPr="000847DF">
        <w:rPr>
          <w:rFonts w:ascii="Times New Roman" w:eastAsia="Times New Roman" w:hAnsi="Times New Roman" w:cs="Times New Roman"/>
        </w:rPr>
        <w:t xml:space="preserve">Thus, although environmental benefits seem to be </w:t>
      </w:r>
      <w:r w:rsidR="003B67AE" w:rsidRPr="000847DF">
        <w:rPr>
          <w:rFonts w:ascii="Times New Roman" w:eastAsia="Times New Roman" w:hAnsi="Times New Roman" w:cs="Times New Roman"/>
        </w:rPr>
        <w:t>considerable</w:t>
      </w:r>
      <w:r w:rsidR="00C625A9" w:rsidRPr="000847DF">
        <w:rPr>
          <w:rFonts w:ascii="Times New Roman" w:eastAsia="Times New Roman" w:hAnsi="Times New Roman" w:cs="Times New Roman"/>
        </w:rPr>
        <w:t xml:space="preserve">, </w:t>
      </w:r>
      <w:r w:rsidR="00D21767" w:rsidRPr="000847DF">
        <w:rPr>
          <w:rFonts w:ascii="Times New Roman" w:eastAsia="Times New Roman" w:hAnsi="Times New Roman" w:cs="Times New Roman"/>
        </w:rPr>
        <w:t xml:space="preserve">yield outcomes through the implementation of </w:t>
      </w:r>
      <w:r w:rsidR="00254D2B" w:rsidRPr="000847DF">
        <w:rPr>
          <w:rFonts w:ascii="Times New Roman" w:eastAsia="Times New Roman" w:hAnsi="Times New Roman" w:cs="Times New Roman"/>
        </w:rPr>
        <w:t>different SCP</w:t>
      </w:r>
      <w:r w:rsidR="00965FED" w:rsidRPr="000847DF">
        <w:rPr>
          <w:rFonts w:ascii="Times New Roman" w:eastAsia="Times New Roman" w:hAnsi="Times New Roman" w:cs="Times New Roman"/>
        </w:rPr>
        <w:t>s</w:t>
      </w:r>
      <w:r w:rsidR="00D21767" w:rsidRPr="000847DF">
        <w:rPr>
          <w:rFonts w:ascii="Times New Roman" w:eastAsia="Times New Roman" w:hAnsi="Times New Roman" w:cs="Times New Roman"/>
        </w:rPr>
        <w:t xml:space="preserve"> are subject to many controverses. </w:t>
      </w:r>
    </w:p>
    <w:p w14:paraId="667BFD92" w14:textId="77777777" w:rsidR="00C16BC2" w:rsidRPr="000847DF"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5345F7A5" w:rsidR="003F06AE" w:rsidRPr="000847DF" w:rsidRDefault="00B44C19"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0847DF">
        <w:rPr>
          <w:rFonts w:ascii="Times New Roman" w:eastAsia="Times New Roman" w:hAnsi="Times New Roman" w:cs="Times New Roman"/>
        </w:rPr>
        <w:t xml:space="preserve">Yield outcomes under different SCPs have indeed shown mixed results. </w:t>
      </w:r>
      <w:r w:rsidR="005A4913" w:rsidRPr="000847DF">
        <w:rPr>
          <w:rFonts w:ascii="Times New Roman" w:eastAsia="Times New Roman" w:hAnsi="Times New Roman" w:cs="Times New Roman"/>
        </w:rPr>
        <w:t xml:space="preserve">Some </w:t>
      </w:r>
      <w:r w:rsidR="003B67AE" w:rsidRPr="000847DF">
        <w:rPr>
          <w:rFonts w:ascii="Times New Roman" w:eastAsia="Times New Roman" w:hAnsi="Times New Roman" w:cs="Times New Roman"/>
        </w:rPr>
        <w:t xml:space="preserve">existing </w:t>
      </w:r>
      <w:r w:rsidR="00CA1F04" w:rsidRPr="000847DF">
        <w:rPr>
          <w:rFonts w:ascii="Times New Roman" w:eastAsia="Times New Roman" w:hAnsi="Times New Roman" w:cs="Times New Roman"/>
        </w:rPr>
        <w:t xml:space="preserve">studies </w:t>
      </w:r>
      <w:r w:rsidR="00097C67" w:rsidRPr="000847DF">
        <w:rPr>
          <w:rFonts w:ascii="Times New Roman" w:eastAsia="Times New Roman" w:hAnsi="Times New Roman" w:cs="Times New Roman"/>
        </w:rPr>
        <w:t xml:space="preserve">have </w:t>
      </w:r>
      <w:r w:rsidR="005A4913" w:rsidRPr="000847DF">
        <w:rPr>
          <w:rFonts w:ascii="Times New Roman" w:eastAsia="Times New Roman" w:hAnsi="Times New Roman" w:cs="Times New Roman"/>
        </w:rPr>
        <w:t>show</w:t>
      </w:r>
      <w:r w:rsidR="00097C67" w:rsidRPr="000847DF">
        <w:rPr>
          <w:rFonts w:ascii="Times New Roman" w:eastAsia="Times New Roman" w:hAnsi="Times New Roman" w:cs="Times New Roman"/>
        </w:rPr>
        <w:t>n</w:t>
      </w:r>
      <w:r w:rsidR="00CA1F04" w:rsidRPr="000847DF">
        <w:rPr>
          <w:rFonts w:ascii="Times New Roman" w:eastAsia="Times New Roman" w:hAnsi="Times New Roman" w:cs="Times New Roman"/>
        </w:rPr>
        <w:t xml:space="preserve"> that </w:t>
      </w:r>
      <w:r w:rsidR="00314B3D" w:rsidRPr="000847DF">
        <w:rPr>
          <w:rFonts w:ascii="Times New Roman" w:eastAsia="Times New Roman" w:hAnsi="Times New Roman" w:cs="Times New Roman"/>
        </w:rPr>
        <w:t>implementation of</w:t>
      </w:r>
      <w:r w:rsidR="00CA1F04" w:rsidRPr="000847DF">
        <w:rPr>
          <w:rFonts w:ascii="Times New Roman" w:eastAsia="Times New Roman" w:hAnsi="Times New Roman" w:cs="Times New Roman"/>
        </w:rPr>
        <w:t xml:space="preserve"> </w:t>
      </w:r>
      <w:r w:rsidR="00254D2B" w:rsidRPr="000847DF">
        <w:rPr>
          <w:rFonts w:ascii="Times New Roman" w:eastAsia="Times New Roman" w:hAnsi="Times New Roman" w:cs="Times New Roman"/>
        </w:rPr>
        <w:t>SCP</w:t>
      </w:r>
      <w:r w:rsidR="00965FED" w:rsidRPr="000847DF">
        <w:rPr>
          <w:rFonts w:ascii="Times New Roman" w:eastAsia="Times New Roman" w:hAnsi="Times New Roman" w:cs="Times New Roman"/>
        </w:rPr>
        <w:t>s</w:t>
      </w:r>
      <w:r w:rsidR="00CA1F04" w:rsidRPr="000847DF">
        <w:rPr>
          <w:rFonts w:ascii="Times New Roman" w:eastAsia="Times New Roman" w:hAnsi="Times New Roman" w:cs="Times New Roman"/>
        </w:rPr>
        <w:t xml:space="preserve"> could potentially result in </w:t>
      </w:r>
      <w:r w:rsidR="005A4913" w:rsidRPr="000847DF">
        <w:rPr>
          <w:rFonts w:ascii="Times New Roman" w:eastAsia="Times New Roman" w:hAnsi="Times New Roman" w:cs="Times New Roman"/>
        </w:rPr>
        <w:t>increasing yields</w:t>
      </w:r>
      <w:r w:rsidR="00B41D42"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&lt;EndNote&gt;&lt;Cite&gt;&lt;Author&gt;Ren&lt;/Author&gt;&lt;Year&gt;2023&lt;/Year&gt;&lt;RecNum&gt;234&lt;/RecNum&gt;&lt;DisplayText&gt;&lt;style face="superscript"&gt;11,12&lt;/style&gt;&lt;/DisplayText&gt;&lt;record&gt;&lt;rec-number&gt;234&lt;/rec-number&gt;&lt;foreign-keys&gt;&lt;key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Su&lt;/Author&gt;&lt;Year&gt;2021&lt;/Year&gt;&lt;RecNum&gt;27&lt;/RecNum&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B41D42"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11,12</w:t>
      </w:r>
      <w:r w:rsidR="00B41D42" w:rsidRPr="000847DF">
        <w:rPr>
          <w:rFonts w:ascii="Times New Roman" w:eastAsia="Times New Roman" w:hAnsi="Times New Roman" w:cs="Times New Roman"/>
        </w:rPr>
        <w:fldChar w:fldCharType="end"/>
      </w:r>
      <w:r w:rsidR="00097C67" w:rsidRPr="000847DF">
        <w:rPr>
          <w:rFonts w:ascii="Times New Roman" w:eastAsia="Times New Roman" w:hAnsi="Times New Roman" w:cs="Times New Roman"/>
        </w:rPr>
        <w:t xml:space="preserve"> </w:t>
      </w:r>
      <w:r w:rsidR="005A4913" w:rsidRPr="000847DF">
        <w:rPr>
          <w:rFonts w:ascii="Times New Roman" w:eastAsia="Times New Roman" w:hAnsi="Times New Roman" w:cs="Times New Roman"/>
        </w:rPr>
        <w:t xml:space="preserve">while others reported a </w:t>
      </w:r>
      <w:r w:rsidR="00757E9D" w:rsidRPr="000847DF">
        <w:rPr>
          <w:rFonts w:ascii="Times New Roman" w:eastAsia="Times New Roman" w:hAnsi="Times New Roman" w:cs="Times New Roman"/>
        </w:rPr>
        <w:t xml:space="preserve">neutral or </w:t>
      </w:r>
      <w:r w:rsidR="00CA1F04" w:rsidRPr="000847DF">
        <w:rPr>
          <w:rFonts w:ascii="Times New Roman" w:eastAsia="Times New Roman" w:hAnsi="Times New Roman" w:cs="Times New Roman"/>
        </w:rPr>
        <w:t xml:space="preserve">declining </w:t>
      </w:r>
      <w:r w:rsidR="005A4913" w:rsidRPr="000847DF">
        <w:rPr>
          <w:rFonts w:ascii="Times New Roman" w:eastAsia="Times New Roman" w:hAnsi="Times New Roman" w:cs="Times New Roman"/>
        </w:rPr>
        <w:t>trends</w:t>
      </w:r>
      <w:r w:rsidR="006E27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&lt;EndNote&gt;&lt;Cite&gt;&lt;Author&gt;Giller&lt;/Author&gt;&lt;Year&gt;2021&lt;/Year&gt;&lt;RecNum&gt;220&lt;/RecNum&gt;&lt;DisplayText&gt;&lt;style face="superscript"&gt;13,14&lt;/style&gt;&lt;/DisplayText&gt;&lt;record&gt;&lt;rec-number&gt;220&lt;/rec-number&gt;&lt;foreign-keys&gt;&lt;key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13,14</w:t>
      </w:r>
      <w:r w:rsidR="006E277A" w:rsidRPr="000847DF">
        <w:rPr>
          <w:rFonts w:ascii="Times New Roman" w:eastAsia="Times New Roman" w:hAnsi="Times New Roman" w:cs="Times New Roman"/>
        </w:rPr>
        <w:fldChar w:fldCharType="end"/>
      </w:r>
      <w:r w:rsidR="005A4913" w:rsidRPr="000847DF">
        <w:rPr>
          <w:rFonts w:ascii="Times New Roman" w:eastAsia="Times New Roman" w:hAnsi="Times New Roman" w:cs="Times New Roman"/>
        </w:rPr>
        <w:t xml:space="preserve">. </w:t>
      </w:r>
      <w:r w:rsidR="00B711CE" w:rsidRPr="000847DF">
        <w:rPr>
          <w:rFonts w:ascii="Times New Roman" w:eastAsia="Times New Roman" w:hAnsi="Times New Roman" w:cs="Times New Roman"/>
        </w:rPr>
        <w:t>While evaluating the outcome of different crops and environmental variables on NT</w:t>
      </w:r>
      <w:r w:rsidR="00267149" w:rsidRPr="000847DF">
        <w:rPr>
          <w:rFonts w:ascii="Times New Roman" w:eastAsia="Times New Roman" w:hAnsi="Times New Roman" w:cs="Times New Roman"/>
        </w:rPr>
        <w:t>,</w:t>
      </w:r>
      <w:r w:rsidR="00B711CE" w:rsidRPr="000847DF">
        <w:rPr>
          <w:rFonts w:ascii="Times New Roman" w:eastAsia="Times New Roman" w:hAnsi="Times New Roman" w:cs="Times New Roman"/>
        </w:rPr>
        <w:t xml:space="preserve"> as compared to </w:t>
      </w:r>
      <w:r w:rsidR="002A77A9" w:rsidRPr="000847DF">
        <w:rPr>
          <w:rFonts w:ascii="Times New Roman" w:eastAsia="Times New Roman" w:hAnsi="Times New Roman" w:cs="Times New Roman"/>
        </w:rPr>
        <w:t>conventional tillage (</w:t>
      </w:r>
      <w:r w:rsidR="00B711CE" w:rsidRPr="000847DF">
        <w:rPr>
          <w:rFonts w:ascii="Times New Roman" w:eastAsia="Times New Roman" w:hAnsi="Times New Roman" w:cs="Times New Roman"/>
        </w:rPr>
        <w:t>CT</w:t>
      </w:r>
      <w:r w:rsidR="002A77A9" w:rsidRPr="000847DF">
        <w:rPr>
          <w:rFonts w:ascii="Times New Roman" w:eastAsia="Times New Roman" w:hAnsi="Times New Roman" w:cs="Times New Roman"/>
        </w:rPr>
        <w:t>)</w:t>
      </w:r>
      <w:r w:rsidR="00B711CE" w:rsidRPr="000847DF">
        <w:rPr>
          <w:rFonts w:ascii="Times New Roman" w:eastAsia="Times New Roman" w:hAnsi="Times New Roman" w:cs="Times New Roman"/>
        </w:rPr>
        <w:t xml:space="preserve"> yields, </w:t>
      </w:r>
      <w:r w:rsidR="006E27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face="superscript"&gt;15&lt;/style&gt;&lt;/DisplayText&gt;&lt;record&gt;&lt;rec-number&gt;33&lt;/rec-number&gt;&lt;foreign-keys&gt;&lt;key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rPr>
        <w:t xml:space="preserve">Pittelkow, et al. </w:t>
      </w:r>
      <w:r w:rsidR="008D1002" w:rsidRPr="000847DF">
        <w:rPr>
          <w:rFonts w:ascii="Times New Roman" w:eastAsia="Times New Roman" w:hAnsi="Times New Roman" w:cs="Times New Roman"/>
          <w:noProof/>
          <w:vertAlign w:val="superscript"/>
        </w:rPr>
        <w:t>15</w:t>
      </w:r>
      <w:r w:rsidR="006E277A" w:rsidRPr="000847DF">
        <w:rPr>
          <w:rFonts w:ascii="Times New Roman" w:eastAsia="Times New Roman" w:hAnsi="Times New Roman" w:cs="Times New Roman"/>
        </w:rPr>
        <w:fldChar w:fldCharType="end"/>
      </w:r>
      <w:r w:rsidR="006E277A" w:rsidRPr="000847DF">
        <w:rPr>
          <w:rFonts w:ascii="Times New Roman" w:eastAsia="Times New Roman" w:hAnsi="Times New Roman" w:cs="Times New Roman"/>
        </w:rPr>
        <w:t xml:space="preserve"> </w:t>
      </w:r>
      <w:r w:rsidR="00B711CE" w:rsidRPr="000847DF">
        <w:rPr>
          <w:rFonts w:ascii="Times New Roman" w:eastAsia="Times New Roman" w:hAnsi="Times New Roman" w:cs="Times New Roman"/>
        </w:rPr>
        <w:t>show</w:t>
      </w:r>
      <w:ins w:id="10" w:author="Poelert Jeroen" w:date="2025-09-03T13:27:00Z" w16du:dateUtc="2025-09-03T11:27:00Z">
        <w:r w:rsidR="00F100D6">
          <w:rPr>
            <w:rFonts w:ascii="Times New Roman" w:eastAsia="Times New Roman" w:hAnsi="Times New Roman" w:cs="Times New Roman"/>
          </w:rPr>
          <w:t>ed</w:t>
        </w:r>
      </w:ins>
      <w:r w:rsidR="00B711CE" w:rsidRPr="000847DF">
        <w:rPr>
          <w:rFonts w:ascii="Times New Roman" w:eastAsia="Times New Roman" w:hAnsi="Times New Roman" w:cs="Times New Roman"/>
        </w:rPr>
        <w:t xml:space="preserve"> that</w:t>
      </w:r>
      <w:ins w:id="11" w:author="Poelert Jeroen" w:date="2025-09-03T13:27:00Z" w16du:dateUtc="2025-09-03T11:27:00Z">
        <w:r w:rsidR="00B65E3B">
          <w:rPr>
            <w:rFonts w:ascii="Times New Roman" w:eastAsia="Times New Roman" w:hAnsi="Times New Roman" w:cs="Times New Roman"/>
          </w:rPr>
          <w:t xml:space="preserve"> the</w:t>
        </w:r>
      </w:ins>
      <w:del w:id="12" w:author="Poelert Jeroen" w:date="2025-09-03T13:27:00Z" w16du:dateUtc="2025-09-03T11:27:00Z">
        <w:r w:rsidR="00B711CE" w:rsidRPr="000847DF" w:rsidDel="00B65E3B">
          <w:rPr>
            <w:rFonts w:ascii="Times New Roman" w:eastAsia="Times New Roman" w:hAnsi="Times New Roman" w:cs="Times New Roman"/>
          </w:rPr>
          <w:delText xml:space="preserve"> NT</w:delText>
        </w:r>
      </w:del>
      <w:r w:rsidR="00B711CE" w:rsidRPr="000847DF">
        <w:rPr>
          <w:rFonts w:ascii="Times New Roman" w:eastAsia="Times New Roman" w:hAnsi="Times New Roman" w:cs="Times New Roman"/>
        </w:rPr>
        <w:t xml:space="preserve"> impact</w:t>
      </w:r>
      <w:ins w:id="13" w:author="Poelert Jeroen" w:date="2025-09-03T13:27:00Z" w16du:dateUtc="2025-09-03T11:27:00Z">
        <w:r w:rsidR="00B65E3B">
          <w:rPr>
            <w:rFonts w:ascii="Times New Roman" w:eastAsia="Times New Roman" w:hAnsi="Times New Roman" w:cs="Times New Roman"/>
          </w:rPr>
          <w:t>s of NT</w:t>
        </w:r>
      </w:ins>
      <w:r w:rsidR="00B711CE" w:rsidRPr="000847DF">
        <w:rPr>
          <w:rFonts w:ascii="Times New Roman" w:eastAsia="Times New Roman" w:hAnsi="Times New Roman" w:cs="Times New Roman"/>
        </w:rPr>
        <w:t xml:space="preserve"> on yield</w:t>
      </w:r>
      <w:ins w:id="14" w:author="Poelert Jeroen" w:date="2025-09-03T13:27:00Z" w16du:dateUtc="2025-09-03T11:27:00Z">
        <w:r w:rsidR="002A5EBB">
          <w:rPr>
            <w:rFonts w:ascii="Times New Roman" w:eastAsia="Times New Roman" w:hAnsi="Times New Roman" w:cs="Times New Roman"/>
          </w:rPr>
          <w:t>s</w:t>
        </w:r>
      </w:ins>
      <w:r w:rsidR="00B711CE" w:rsidRPr="000847DF">
        <w:rPr>
          <w:rFonts w:ascii="Times New Roman" w:eastAsia="Times New Roman" w:hAnsi="Times New Roman" w:cs="Times New Roman"/>
        </w:rPr>
        <w:t xml:space="preserve"> is </w:t>
      </w:r>
      <w:del w:id="15" w:author="Poelert Jeroen" w:date="2025-09-03T13:28:00Z" w16du:dateUtc="2025-09-03T11:28:00Z">
        <w:r w:rsidR="00B711CE" w:rsidRPr="000847DF" w:rsidDel="004F1373">
          <w:rPr>
            <w:rFonts w:ascii="Times New Roman" w:eastAsia="Times New Roman" w:hAnsi="Times New Roman" w:cs="Times New Roman"/>
          </w:rPr>
          <w:delText xml:space="preserve">dependent </w:delText>
        </w:r>
      </w:del>
      <w:del w:id="16" w:author="Poelert Jeroen" w:date="2025-09-03T13:27:00Z" w16du:dateUtc="2025-09-03T11:27:00Z">
        <w:r w:rsidR="00B711CE" w:rsidRPr="000847DF" w:rsidDel="00072250">
          <w:rPr>
            <w:rFonts w:ascii="Times New Roman" w:eastAsia="Times New Roman" w:hAnsi="Times New Roman" w:cs="Times New Roman"/>
          </w:rPr>
          <w:delText>up</w:delText>
        </w:r>
      </w:del>
      <w:del w:id="17" w:author="Poelert Jeroen" w:date="2025-09-03T13:28:00Z" w16du:dateUtc="2025-09-03T11:28:00Z">
        <w:r w:rsidR="00B711CE" w:rsidRPr="000847DF" w:rsidDel="004F1373">
          <w:rPr>
            <w:rFonts w:ascii="Times New Roman" w:eastAsia="Times New Roman" w:hAnsi="Times New Roman" w:cs="Times New Roman"/>
          </w:rPr>
          <w:delText>on the region</w:delText>
        </w:r>
      </w:del>
      <w:ins w:id="18" w:author="Poelert Jeroen" w:date="2025-09-03T13:28:00Z" w16du:dateUtc="2025-09-03T11:28:00Z">
        <w:r w:rsidR="004F1373">
          <w:rPr>
            <w:rFonts w:ascii="Times New Roman" w:eastAsia="Times New Roman" w:hAnsi="Times New Roman" w:cs="Times New Roman"/>
          </w:rPr>
          <w:t>region dependent,</w:t>
        </w:r>
      </w:ins>
      <w:r w:rsidR="00B711CE" w:rsidRPr="000847DF">
        <w:rPr>
          <w:rFonts w:ascii="Times New Roman" w:eastAsia="Times New Roman" w:hAnsi="Times New Roman" w:cs="Times New Roman"/>
        </w:rPr>
        <w:t xml:space="preserve"> with increasing trend</w:t>
      </w:r>
      <w:ins w:id="19" w:author="Poelert Jeroen" w:date="2025-09-03T13:29:00Z" w16du:dateUtc="2025-09-03T11:29:00Z">
        <w:r w:rsidR="006D2490">
          <w:rPr>
            <w:rFonts w:ascii="Times New Roman" w:eastAsia="Times New Roman" w:hAnsi="Times New Roman" w:cs="Times New Roman"/>
          </w:rPr>
          <w:t>s</w:t>
        </w:r>
      </w:ins>
      <w:ins w:id="20" w:author="Poelert Jeroen" w:date="2025-09-03T13:28:00Z" w16du:dateUtc="2025-09-03T11:28:00Z">
        <w:r w:rsidR="0018368C">
          <w:rPr>
            <w:rFonts w:ascii="Times New Roman" w:eastAsia="Times New Roman" w:hAnsi="Times New Roman" w:cs="Times New Roman"/>
          </w:rPr>
          <w:t xml:space="preserve"> observed</w:t>
        </w:r>
      </w:ins>
      <w:r w:rsidR="00B711CE" w:rsidRPr="000847DF">
        <w:rPr>
          <w:rFonts w:ascii="Times New Roman" w:eastAsia="Times New Roman" w:hAnsi="Times New Roman" w:cs="Times New Roman"/>
        </w:rPr>
        <w:t xml:space="preserve"> in moisture-limited arid regions</w:t>
      </w:r>
      <w:ins w:id="21" w:author="Poelert Jeroen" w:date="2025-09-03T13:28:00Z" w16du:dateUtc="2025-09-03T11:28:00Z">
        <w:r w:rsidR="004F1373">
          <w:rPr>
            <w:rFonts w:ascii="Times New Roman" w:eastAsia="Times New Roman" w:hAnsi="Times New Roman" w:cs="Times New Roman"/>
          </w:rPr>
          <w:t>,</w:t>
        </w:r>
      </w:ins>
      <w:r w:rsidR="00B711CE" w:rsidRPr="000847DF">
        <w:rPr>
          <w:rFonts w:ascii="Times New Roman" w:eastAsia="Times New Roman" w:hAnsi="Times New Roman" w:cs="Times New Roman"/>
        </w:rPr>
        <w:t xml:space="preserve"> while declining patterns are </w:t>
      </w:r>
      <w:ins w:id="22" w:author="Poelert Jeroen" w:date="2025-09-03T13:28:00Z" w16du:dateUtc="2025-09-03T11:28:00Z">
        <w:r w:rsidR="00E75A93">
          <w:rPr>
            <w:rFonts w:ascii="Times New Roman" w:eastAsia="Times New Roman" w:hAnsi="Times New Roman" w:cs="Times New Roman"/>
          </w:rPr>
          <w:t>found</w:t>
        </w:r>
      </w:ins>
      <w:del w:id="23" w:author="Poelert Jeroen" w:date="2025-09-03T13:28:00Z" w16du:dateUtc="2025-09-03T11:28:00Z">
        <w:r w:rsidR="00B711CE" w:rsidRPr="000847DF" w:rsidDel="00E75A93">
          <w:rPr>
            <w:rFonts w:ascii="Times New Roman" w:eastAsia="Times New Roman" w:hAnsi="Times New Roman" w:cs="Times New Roman"/>
          </w:rPr>
          <w:delText>observed</w:delText>
        </w:r>
      </w:del>
      <w:r w:rsidR="00B711CE" w:rsidRPr="000847DF">
        <w:rPr>
          <w:rFonts w:ascii="Times New Roman" w:eastAsia="Times New Roman" w:hAnsi="Times New Roman" w:cs="Times New Roman"/>
        </w:rPr>
        <w:t xml:space="preserve"> in tropical regions with maize-based systems. </w:t>
      </w:r>
      <w:r w:rsidR="003F06AE" w:rsidRPr="000847DF">
        <w:rPr>
          <w:rFonts w:ascii="Times New Roman" w:eastAsia="Times New Roman" w:hAnsi="Times New Roman" w:cs="Times New Roman"/>
        </w:rPr>
        <w:t>A global meta-analysis based on</w:t>
      </w:r>
      <w:r w:rsidR="27E60DE6" w:rsidRPr="000847DF">
        <w:rPr>
          <w:rFonts w:ascii="Times New Roman" w:eastAsia="Times New Roman" w:hAnsi="Times New Roman" w:cs="Times New Roman"/>
        </w:rPr>
        <w:t xml:space="preserve"> </w:t>
      </w:r>
      <w:r w:rsidR="003F06AE" w:rsidRPr="000847DF">
        <w:rPr>
          <w:rFonts w:ascii="Times New Roman" w:eastAsia="Times New Roman" w:hAnsi="Times New Roman" w:cs="Times New Roman"/>
        </w:rPr>
        <w:t xml:space="preserve">740 paired measurements from 90 peer-reviewed articles show </w:t>
      </w:r>
      <w:r w:rsidR="006E277A" w:rsidRPr="000847DF">
        <w:rPr>
          <w:rFonts w:ascii="Times New Roman" w:eastAsia="Times New Roman" w:hAnsi="Times New Roman" w:cs="Times New Roman"/>
        </w:rPr>
        <w:t xml:space="preserve">that </w:t>
      </w:r>
      <w:r w:rsidR="003F06AE" w:rsidRPr="000847DF">
        <w:rPr>
          <w:rFonts w:ascii="Times New Roman" w:eastAsia="Times New Roman" w:hAnsi="Times New Roman" w:cs="Times New Roman"/>
        </w:rPr>
        <w:t>NT increased barley yield by 49% especially in dry climate</w:t>
      </w:r>
      <w:r w:rsidR="006E27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&lt;EndNote&gt;&lt;Cite&gt;&lt;Author&gt;Huang&lt;/Author&gt;&lt;Year&gt;2018&lt;/Year&gt;&lt;RecNum&gt;224&lt;/RecNum&gt;&lt;DisplayText&gt;&lt;style face="superscript"&gt;16&lt;/style&gt;&lt;/DisplayText&gt;&lt;record&gt;&lt;rec-number&gt;224&lt;/rec-number&gt;&lt;foreign-keys&gt;&lt;key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16</w:t>
      </w:r>
      <w:r w:rsidR="006E277A" w:rsidRPr="000847DF">
        <w:rPr>
          <w:rFonts w:ascii="Times New Roman" w:eastAsia="Times New Roman" w:hAnsi="Times New Roman" w:cs="Times New Roman"/>
        </w:rPr>
        <w:fldChar w:fldCharType="end"/>
      </w:r>
      <w:r w:rsidR="003F06AE" w:rsidRPr="000847DF">
        <w:rPr>
          <w:rFonts w:ascii="Times New Roman" w:eastAsia="Times New Roman" w:hAnsi="Times New Roman" w:cs="Times New Roman"/>
        </w:rPr>
        <w:t>. In a drought period, about 60% higher maize yield</w:t>
      </w:r>
      <w:r w:rsidR="003E0C65" w:rsidRPr="000847DF">
        <w:rPr>
          <w:rFonts w:ascii="Times New Roman" w:eastAsia="Times New Roman" w:hAnsi="Times New Roman" w:cs="Times New Roman"/>
        </w:rPr>
        <w:t>s</w:t>
      </w:r>
      <w:r w:rsidR="003F06AE" w:rsidRPr="000847DF">
        <w:rPr>
          <w:rFonts w:ascii="Times New Roman" w:eastAsia="Times New Roman" w:hAnsi="Times New Roman" w:cs="Times New Roman"/>
        </w:rPr>
        <w:t xml:space="preserve"> w</w:t>
      </w:r>
      <w:r w:rsidR="003E0C65" w:rsidRPr="000847DF">
        <w:rPr>
          <w:rFonts w:ascii="Times New Roman" w:eastAsia="Times New Roman" w:hAnsi="Times New Roman" w:cs="Times New Roman"/>
        </w:rPr>
        <w:t>ere</w:t>
      </w:r>
      <w:r w:rsidR="003F06AE" w:rsidRPr="000847DF">
        <w:rPr>
          <w:rFonts w:ascii="Times New Roman" w:eastAsia="Times New Roman" w:hAnsi="Times New Roman" w:cs="Times New Roman"/>
        </w:rPr>
        <w:t xml:space="preserve"> observed under NT management compared to </w:t>
      </w:r>
      <w:r w:rsidR="002A77A9" w:rsidRPr="000847DF">
        <w:rPr>
          <w:rFonts w:ascii="Times New Roman" w:eastAsia="Times New Roman" w:hAnsi="Times New Roman" w:cs="Times New Roman"/>
        </w:rPr>
        <w:t>CT</w:t>
      </w:r>
      <w:r w:rsidR="006E27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&lt;EndNote&gt;&lt;Cite&gt;&lt;Author&gt;Al‐Kaisi&lt;/Author&gt;&lt;Year&gt;2020&lt;/Year&gt;&lt;RecNum&gt;225&lt;/RecNum&gt;&lt;DisplayText&gt;&lt;style face="superscript"&gt;17&lt;/style&gt;&lt;/DisplayText&gt;&lt;record&gt;&lt;rec-number&gt;225&lt;/rec-number&gt;&lt;foreign-keys&gt;&lt;key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17</w:t>
      </w:r>
      <w:r w:rsidR="006E277A" w:rsidRPr="000847DF">
        <w:rPr>
          <w:rFonts w:ascii="Times New Roman" w:eastAsia="Times New Roman" w:hAnsi="Times New Roman" w:cs="Times New Roman"/>
        </w:rPr>
        <w:fldChar w:fldCharType="end"/>
      </w:r>
      <w:r w:rsidR="003F06AE" w:rsidRPr="000847DF">
        <w:rPr>
          <w:rFonts w:ascii="Times New Roman" w:eastAsia="Times New Roman" w:hAnsi="Times New Roman" w:cs="Times New Roman"/>
        </w:rPr>
        <w:t xml:space="preserve">. </w:t>
      </w:r>
      <w:r w:rsidR="007A3F48" w:rsidRPr="000847DF">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006E27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&lt;EndNote&gt;&lt;Cite&gt;&lt;Author&gt;Knapp&lt;/Author&gt;&lt;Year&gt;2018&lt;/Year&gt;&lt;RecNum&gt;62&lt;/RecNum&gt;&lt;DisplayText&gt;&lt;style face="superscript"&gt;18&lt;/style&gt;&lt;/DisplayText&gt;&lt;record&gt;&lt;rec-number&gt;62&lt;/rec-number&gt;&lt;foreign-keys&gt;&lt;key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18</w:t>
      </w:r>
      <w:r w:rsidR="006E277A" w:rsidRPr="000847DF">
        <w:rPr>
          <w:rFonts w:ascii="Times New Roman" w:eastAsia="Times New Roman" w:hAnsi="Times New Roman" w:cs="Times New Roman"/>
        </w:rPr>
        <w:fldChar w:fldCharType="end"/>
      </w:r>
      <w:r w:rsidR="007A3F48" w:rsidRPr="000847DF">
        <w:rPr>
          <w:rFonts w:ascii="Times New Roman" w:eastAsia="Times New Roman" w:hAnsi="Times New Roman" w:cs="Times New Roman"/>
        </w:rPr>
        <w:t xml:space="preserve">. The same study showed that </w:t>
      </w:r>
      <w:r w:rsidR="002A77A9" w:rsidRPr="000847DF">
        <w:rPr>
          <w:rFonts w:ascii="Times New Roman" w:eastAsia="Times New Roman" w:hAnsi="Times New Roman" w:cs="Times New Roman"/>
        </w:rPr>
        <w:t>OF</w:t>
      </w:r>
      <w:r w:rsidR="007A3F48" w:rsidRPr="000847DF">
        <w:rPr>
          <w:rFonts w:ascii="Times New Roman" w:eastAsia="Times New Roman" w:hAnsi="Times New Roman" w:cs="Times New Roman"/>
        </w:rPr>
        <w:t xml:space="preserve"> had 15% lower yield compared to CT</w:t>
      </w:r>
      <w:r w:rsidR="006E277A" w:rsidRPr="000847DF">
        <w:rPr>
          <w:rFonts w:ascii="Times New Roman" w:eastAsia="Times New Roman" w:hAnsi="Times New Roman" w:cs="Times New Roman"/>
        </w:rPr>
        <w:t xml:space="preserve">. </w:t>
      </w:r>
    </w:p>
    <w:p w14:paraId="36C462F7" w14:textId="77777777" w:rsidR="0045587A" w:rsidRPr="000847DF"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F3802D4" w14:textId="5C5C7696" w:rsidR="00E65218" w:rsidRPr="000847DF" w:rsidRDefault="00B44C19" w:rsidP="00E65218">
      <w:pPr>
        <w:jc w:val="both"/>
        <w:rPr>
          <w:rFonts w:ascii="Times New Roman" w:eastAsia="Times New Roman" w:hAnsi="Times New Roman" w:cs="Times New Roman"/>
        </w:rPr>
      </w:pPr>
      <w:r w:rsidRPr="000847DF">
        <w:rPr>
          <w:rFonts w:ascii="Times New Roman" w:eastAsia="Times New Roman" w:hAnsi="Times New Roman" w:cs="Times New Roman"/>
        </w:rPr>
        <w:t xml:space="preserve">A similar pattern of context-dependent results is seen with other SCPs like AF and CC. </w:t>
      </w:r>
      <w:r w:rsidR="0045587A" w:rsidRPr="000847DF">
        <w:rPr>
          <w:rFonts w:ascii="Times New Roman" w:eastAsia="Times New Roman" w:hAnsi="Times New Roman" w:cs="Times New Roman"/>
        </w:rPr>
        <w:t>Under AF management, findings show</w:t>
      </w:r>
      <w:r w:rsidR="00B41D42" w:rsidRPr="000847DF">
        <w:rPr>
          <w:rFonts w:ascii="Times New Roman" w:eastAsia="Times New Roman" w:hAnsi="Times New Roman" w:cs="Times New Roman"/>
        </w:rPr>
        <w:t xml:space="preserve"> </w:t>
      </w:r>
      <w:r w:rsidR="0045587A" w:rsidRPr="000847DF">
        <w:rPr>
          <w:rFonts w:ascii="Times New Roman" w:eastAsia="Times New Roman" w:hAnsi="Times New Roman" w:cs="Times New Roman"/>
        </w:rPr>
        <w:t xml:space="preserve">that </w:t>
      </w:r>
      <w:r w:rsidR="003F34AE" w:rsidRPr="000847DF">
        <w:rPr>
          <w:rFonts w:ascii="Times New Roman" w:eastAsia="Times New Roman" w:hAnsi="Times New Roman" w:cs="Times New Roman"/>
        </w:rPr>
        <w:t xml:space="preserve">crop </w:t>
      </w:r>
      <w:r w:rsidR="0045587A" w:rsidRPr="000847DF">
        <w:rPr>
          <w:rFonts w:ascii="Times New Roman" w:eastAsia="Times New Roman" w:hAnsi="Times New Roman" w:cs="Times New Roman"/>
        </w:rPr>
        <w:t>yield</w:t>
      </w:r>
      <w:r w:rsidR="002C3692" w:rsidRPr="000847DF">
        <w:rPr>
          <w:rFonts w:ascii="Times New Roman" w:eastAsia="Times New Roman" w:hAnsi="Times New Roman" w:cs="Times New Roman"/>
        </w:rPr>
        <w:t>s</w:t>
      </w:r>
      <w:r w:rsidR="0045587A" w:rsidRPr="000847DF">
        <w:rPr>
          <w:rFonts w:ascii="Times New Roman" w:eastAsia="Times New Roman" w:hAnsi="Times New Roman" w:cs="Times New Roman"/>
        </w:rPr>
        <w:t xml:space="preserve"> either increased by </w:t>
      </w:r>
      <w:bookmarkStart w:id="24" w:name="_Hlk167883623"/>
      <w:r w:rsidR="0045587A" w:rsidRPr="000847DF">
        <w:rPr>
          <w:rFonts w:ascii="Times New Roman" w:eastAsia="Times New Roman" w:hAnsi="Times New Roman" w:cs="Times New Roman"/>
        </w:rPr>
        <w:t>7 – 16</w:t>
      </w:r>
      <w:r w:rsidR="001C260B" w:rsidRPr="000847DF">
        <w:rPr>
          <w:rFonts w:ascii="Times New Roman" w:eastAsia="Times New Roman" w:hAnsi="Times New Roman" w:cs="Times New Roman"/>
        </w:rPr>
        <w:t>%</w:t>
      </w:r>
      <w:r w:rsidR="00D03EB9" w:rsidRPr="000847DF">
        <w:rPr>
          <w:rFonts w:ascii="Times New Roman" w:eastAsia="Times New Roman" w:hAnsi="Times New Roman" w:cs="Times New Roman"/>
        </w:rPr>
        <w:t>,</w:t>
      </w:r>
      <w:r w:rsidR="0045587A" w:rsidRPr="000847DF">
        <w:rPr>
          <w:rFonts w:ascii="Times New Roman" w:eastAsia="Times New Roman" w:hAnsi="Times New Roman" w:cs="Times New Roman"/>
        </w:rPr>
        <w:t xml:space="preserve"> especially in subtropical and tropical zones</w:t>
      </w:r>
      <w:r w:rsidR="004558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&lt;EndNote&gt;&lt;Cite&gt;&lt;Author&gt;Baier&lt;/Author&gt;&lt;Year&gt;2023&lt;/Year&gt;&lt;RecNum&gt;192&lt;/RecNum&gt;&lt;DisplayText&gt;&lt;style face="superscript"&gt;19&lt;/style&gt;&lt;/DisplayText&gt;&lt;record&gt;&lt;rec-number&gt;192&lt;/rec-number&gt;&lt;foreign-keys&gt;&lt;key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004558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19</w:t>
      </w:r>
      <w:r w:rsidR="0045587A" w:rsidRPr="000847DF">
        <w:rPr>
          <w:rFonts w:ascii="Times New Roman" w:eastAsia="Times New Roman" w:hAnsi="Times New Roman" w:cs="Times New Roman"/>
        </w:rPr>
        <w:fldChar w:fldCharType="end"/>
      </w:r>
      <w:r w:rsidR="0045587A" w:rsidRPr="000847DF">
        <w:rPr>
          <w:rFonts w:ascii="Times New Roman" w:eastAsia="Times New Roman" w:hAnsi="Times New Roman" w:cs="Times New Roman"/>
        </w:rPr>
        <w:t xml:space="preserve">, </w:t>
      </w:r>
      <w:bookmarkEnd w:id="24"/>
      <w:r w:rsidR="00DD795A" w:rsidRPr="000847DF">
        <w:rPr>
          <w:rFonts w:ascii="Times New Roman" w:eastAsia="Times New Roman" w:hAnsi="Times New Roman" w:cs="Times New Roman"/>
        </w:rPr>
        <w:t xml:space="preserve">or reduced by </w:t>
      </w:r>
      <w:r w:rsidR="0045587A" w:rsidRPr="000847DF">
        <w:rPr>
          <w:rFonts w:ascii="Times New Roman" w:eastAsia="Times New Roman" w:hAnsi="Times New Roman" w:cs="Times New Roman"/>
        </w:rPr>
        <w:t>2.6</w:t>
      </w:r>
      <w:r w:rsidR="001C260B" w:rsidRPr="000847DF">
        <w:rPr>
          <w:rFonts w:ascii="Times New Roman" w:eastAsia="Times New Roman" w:hAnsi="Times New Roman" w:cs="Times New Roman"/>
        </w:rPr>
        <w:t>%</w:t>
      </w:r>
      <w:r w:rsidR="0045587A" w:rsidRPr="000847DF">
        <w:rPr>
          <w:rFonts w:ascii="Times New Roman" w:eastAsia="Times New Roman" w:hAnsi="Times New Roman" w:cs="Times New Roman"/>
        </w:rPr>
        <w:t xml:space="preserve"> in European areas depending on the density and age of the trees</w:t>
      </w:r>
      <w:r w:rsidR="004558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&lt;EndNote&gt;&lt;Cite&gt;&lt;Author&gt;Ivezić&lt;/Author&gt;&lt;Year&gt;2021&lt;/Year&gt;&lt;RecNum&gt;193&lt;/RecNum&gt;&lt;DisplayText&gt;&lt;style face="superscript"&gt;20&lt;/style&gt;&lt;/DisplayText&gt;&lt;record&gt;&lt;rec-number&gt;193&lt;/rec-number&gt;&lt;foreign-keys&gt;&lt;key app="EN" db-id="5va0eddeq9tsxle0sr8xd2thpfv2t0a0dfxs" timestamp="1719833067"&gt;193&lt;/key&gt;&lt;/foreign-keys&gt;&lt;ref-type name="Journal Article"&gt;17&lt;/ref-type&gt;&lt;contributors&gt;&lt;authors&gt;&lt;author&gt;&lt;style face="normal" font="default" size="100%"&gt;Ivezi&lt;/style&gt;&lt;style face="normal" font="default" charset="238" size="100%"&gt;ć, Vladimir&lt;/style&gt;&lt;/author&gt;&lt;author&gt;&lt;style face="normal" font="default" charset="238" size="100%"&gt;Yu, Yang&lt;/style&gt;&lt;/author&gt;&lt;author&gt;&lt;style face="normal" font="default" charset="238" size="100%"&gt;Werf, Wopke van der&lt;/style&gt;&lt;/author&gt;&lt;/authors&gt;&lt;/contributors&gt;&lt;titles&gt;&lt;title&gt;Crop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004558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20</w:t>
      </w:r>
      <w:r w:rsidR="0045587A" w:rsidRPr="000847DF">
        <w:rPr>
          <w:rFonts w:ascii="Times New Roman" w:eastAsia="Times New Roman" w:hAnsi="Times New Roman" w:cs="Times New Roman"/>
        </w:rPr>
        <w:fldChar w:fldCharType="end"/>
      </w:r>
      <w:r w:rsidR="0045587A" w:rsidRPr="000847DF">
        <w:rPr>
          <w:rFonts w:ascii="Times New Roman" w:eastAsia="Times New Roman" w:hAnsi="Times New Roman" w:cs="Times New Roman"/>
        </w:rPr>
        <w:t xml:space="preserve">. </w:t>
      </w:r>
      <w:r w:rsidR="00DD795A" w:rsidRPr="000847DF">
        <w:rPr>
          <w:rFonts w:ascii="Times New Roman" w:eastAsia="Times New Roman" w:hAnsi="Times New Roman" w:cs="Times New Roman"/>
        </w:rPr>
        <w:t xml:space="preserve">While about 14% yield increase is reported under </w:t>
      </w:r>
      <w:r w:rsidR="0045587A" w:rsidRPr="000847DF">
        <w:rPr>
          <w:rFonts w:ascii="Times New Roman" w:eastAsia="Times New Roman" w:hAnsi="Times New Roman" w:cs="Times New Roman"/>
        </w:rPr>
        <w:t>CC especially in coarse soil texture and dryland areas along with the use of leguminous cover crops</w:t>
      </w:r>
      <w:r w:rsidR="0045587A" w:rsidRPr="000847DF">
        <w:rPr>
          <w:rFonts w:ascii="Times New Roman" w:eastAsia="Times New Roman" w:hAnsi="Times New Roman" w:cs="Times New Roman"/>
          <w:vertAlign w:val="superscript"/>
        </w:rPr>
        <w:fldChar w:fldCharType="begin"/>
      </w:r>
      <w:r w:rsidR="008D1002" w:rsidRPr="000847DF">
        <w:rPr>
          <w:rFonts w:ascii="Times New Roman" w:eastAsia="Times New Roman" w:hAnsi="Times New Roman" w:cs="Times New Roman"/>
          <w:vertAlign w:val="superscript"/>
        </w:rPr>
        <w:instrText xml:space="preserve"> ADDIN EN.CITE &lt;EndNote&gt;&lt;Cite&gt;&lt;Author&gt;Peng&lt;/Author&gt;&lt;Year&gt;2024&lt;/Year&gt;&lt;RecNum&gt;336&lt;/RecNum&gt;&lt;DisplayText&gt;&lt;style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45587A" w:rsidRPr="000847DF">
        <w:rPr>
          <w:rFonts w:ascii="Times New Roman" w:eastAsia="Times New Roman" w:hAnsi="Times New Roman" w:cs="Times New Roman"/>
          <w:vertAlign w:val="superscript"/>
        </w:rPr>
        <w:fldChar w:fldCharType="separate"/>
      </w:r>
      <w:r w:rsidR="008D1002" w:rsidRPr="000847DF">
        <w:rPr>
          <w:rFonts w:ascii="Times New Roman" w:eastAsia="Times New Roman" w:hAnsi="Times New Roman" w:cs="Times New Roman"/>
          <w:noProof/>
          <w:vertAlign w:val="superscript"/>
        </w:rPr>
        <w:t>21</w:t>
      </w:r>
      <w:r w:rsidR="0045587A" w:rsidRPr="000847DF">
        <w:rPr>
          <w:rFonts w:ascii="Times New Roman" w:eastAsia="Times New Roman" w:hAnsi="Times New Roman" w:cs="Times New Roman"/>
          <w:vertAlign w:val="superscript"/>
        </w:rPr>
        <w:fldChar w:fldCharType="end"/>
      </w:r>
      <w:r w:rsidR="00DD795A" w:rsidRPr="000847DF">
        <w:rPr>
          <w:rFonts w:ascii="Times New Roman" w:eastAsia="Times New Roman" w:hAnsi="Times New Roman" w:cs="Times New Roman"/>
        </w:rPr>
        <w:t>, about</w:t>
      </w:r>
      <w:r w:rsidR="0045587A" w:rsidRPr="000847DF">
        <w:rPr>
          <w:rFonts w:ascii="Times New Roman" w:eastAsia="Times New Roman" w:hAnsi="Times New Roman" w:cs="Times New Roman"/>
        </w:rPr>
        <w:t xml:space="preserve"> 3% yield reductions </w:t>
      </w:r>
      <w:r w:rsidR="00BB707D" w:rsidRPr="000847DF">
        <w:rPr>
          <w:rFonts w:ascii="Times New Roman" w:eastAsia="Times New Roman" w:hAnsi="Times New Roman" w:cs="Times New Roman"/>
        </w:rPr>
        <w:t xml:space="preserve">were </w:t>
      </w:r>
      <w:r w:rsidR="0045587A" w:rsidRPr="000847DF">
        <w:rPr>
          <w:rFonts w:ascii="Times New Roman" w:eastAsia="Times New Roman" w:hAnsi="Times New Roman" w:cs="Times New Roman"/>
        </w:rPr>
        <w:t xml:space="preserve">observed especially for cash crops in temperate </w:t>
      </w:r>
      <w:r w:rsidR="00DD795A" w:rsidRPr="000847DF">
        <w:rPr>
          <w:rFonts w:ascii="Times New Roman" w:eastAsia="Times New Roman" w:hAnsi="Times New Roman" w:cs="Times New Roman"/>
        </w:rPr>
        <w:t>soils</w:t>
      </w:r>
      <w:r w:rsidR="004558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&lt;EndNote&gt;&lt;Cite&gt;&lt;Author&gt;Clark&lt;/Author&gt;&lt;Year&gt;1997&lt;/Year&gt;&lt;RecNum&gt;188&lt;/RecNum&gt;&lt;DisplayText&gt;&lt;style face="superscript"&gt;22,23&lt;/style&gt;&lt;/DisplayText&gt;&lt;record&gt;&lt;rec-number&gt;188&lt;/rec-number&gt;&lt;foreign-keys&gt;&lt;key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zones&lt;/title&gt;&lt;secondary-title&gt;Advances in Agronomy&lt;/secondary-title&gt;&lt;/titles&gt;&lt;periodical&gt;&lt;full-title&gt;Advances in Agronomy&lt;/full-title&gt;&lt;/periodical&gt;&lt;pages&gt;227-302&lt;/pages&gt;&lt;volume&gt;79&lt;/volume&gt;&lt;dates&gt;&lt;year&gt;2003&lt;/year&gt;&lt;/dates&gt;&lt;urls&gt;&lt;/urls&gt;&lt;/record&gt;&lt;/Cite&gt;&lt;/EndNote&gt;</w:instrText>
      </w:r>
      <w:r w:rsidR="004558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22,23</w:t>
      </w:r>
      <w:r w:rsidR="0045587A" w:rsidRPr="000847DF">
        <w:rPr>
          <w:rFonts w:ascii="Times New Roman" w:eastAsia="Times New Roman" w:hAnsi="Times New Roman" w:cs="Times New Roman"/>
        </w:rPr>
        <w:fldChar w:fldCharType="end"/>
      </w:r>
      <w:r w:rsidR="0045587A" w:rsidRPr="000847DF">
        <w:rPr>
          <w:rFonts w:ascii="Times New Roman" w:eastAsia="Times New Roman" w:hAnsi="Times New Roman" w:cs="Times New Roman"/>
        </w:rPr>
        <w:t xml:space="preserve">. </w:t>
      </w:r>
      <w:r w:rsidR="00406180" w:rsidRPr="000847DF">
        <w:rPr>
          <w:rFonts w:ascii="Times New Roman" w:eastAsia="Times New Roman" w:hAnsi="Times New Roman" w:cs="Times New Roman"/>
        </w:rPr>
        <w:t xml:space="preserve"> About 10% decrease in wheat yield</w:t>
      </w:r>
      <w:r w:rsidR="00BB707D" w:rsidRPr="000847DF">
        <w:rPr>
          <w:rFonts w:ascii="Times New Roman" w:eastAsia="Times New Roman" w:hAnsi="Times New Roman" w:cs="Times New Roman"/>
        </w:rPr>
        <w:t>s</w:t>
      </w:r>
      <w:r w:rsidR="00406180" w:rsidRPr="000847DF">
        <w:rPr>
          <w:rFonts w:ascii="Times New Roman" w:eastAsia="Times New Roman" w:hAnsi="Times New Roman" w:cs="Times New Roman"/>
        </w:rPr>
        <w:t xml:space="preserve"> </w:t>
      </w:r>
      <w:r w:rsidR="00BB707D" w:rsidRPr="000847DF">
        <w:rPr>
          <w:rFonts w:ascii="Times New Roman" w:eastAsia="Times New Roman" w:hAnsi="Times New Roman" w:cs="Times New Roman"/>
        </w:rPr>
        <w:t xml:space="preserve">were </w:t>
      </w:r>
      <w:r w:rsidR="00406180" w:rsidRPr="000847DF">
        <w:rPr>
          <w:rFonts w:ascii="Times New Roman" w:eastAsia="Times New Roman" w:hAnsi="Times New Roman" w:cs="Times New Roman"/>
        </w:rPr>
        <w:t>observed following cover cropping</w:t>
      </w:r>
      <w:r w:rsidR="00C43DB3"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&lt;EndNote&gt;&lt;Cite&gt;&lt;Author&gt;Nielsen&lt;/Author&gt;&lt;Year&gt;2016&lt;/Year&gt;&lt;RecNum&gt;228&lt;/RecNum&gt;&lt;DisplayText&gt;&lt;style face="superscript"&gt;24&lt;/style&gt;&lt;/DisplayText&gt;&lt;record&gt;&lt;rec-number&gt;228&lt;/rec-number&gt;&lt;foreign-keys&gt;&lt;key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24</w:t>
      </w:r>
      <w:r w:rsidR="00C43DB3" w:rsidRPr="000847DF">
        <w:rPr>
          <w:rFonts w:ascii="Times New Roman" w:eastAsia="Times New Roman" w:hAnsi="Times New Roman" w:cs="Times New Roman"/>
        </w:rPr>
        <w:fldChar w:fldCharType="end"/>
      </w:r>
      <w:r w:rsidR="00406180" w:rsidRPr="000847DF">
        <w:rPr>
          <w:rFonts w:ascii="Times New Roman" w:eastAsia="Times New Roman" w:hAnsi="Times New Roman" w:cs="Times New Roman"/>
        </w:rPr>
        <w:t>.</w:t>
      </w:r>
      <w:r w:rsidR="00D94262" w:rsidRPr="000847DF">
        <w:rPr>
          <w:rFonts w:ascii="Times New Roman" w:eastAsia="Times New Roman" w:hAnsi="Times New Roman" w:cs="Times New Roman"/>
        </w:rPr>
        <w:t xml:space="preserve"> </w:t>
      </w:r>
      <w:r w:rsidR="00BE5C30" w:rsidRPr="000847DF">
        <w:rPr>
          <w:rFonts w:ascii="Times New Roman" w:eastAsia="Times New Roman" w:hAnsi="Times New Roman" w:cs="Times New Roman"/>
        </w:rPr>
        <w:t xml:space="preserve">In context whereby </w:t>
      </w:r>
      <w:r w:rsidR="002A77A9" w:rsidRPr="000847DF">
        <w:rPr>
          <w:rFonts w:ascii="Times New Roman" w:eastAsia="Times New Roman" w:hAnsi="Times New Roman" w:cs="Times New Roman"/>
        </w:rPr>
        <w:t>there</w:t>
      </w:r>
      <w:r w:rsidR="00BE5C30" w:rsidRPr="000847DF">
        <w:rPr>
          <w:rFonts w:ascii="Times New Roman" w:eastAsia="Times New Roman" w:hAnsi="Times New Roman" w:cs="Times New Roman"/>
        </w:rPr>
        <w:t xml:space="preserve"> is no significant increase or decrease, some studies reported that yields could be sustained for longtime under </w:t>
      </w:r>
      <w:r w:rsidR="007779F7" w:rsidRPr="000847DF">
        <w:rPr>
          <w:rFonts w:ascii="Times New Roman" w:eastAsia="Times New Roman" w:hAnsi="Times New Roman" w:cs="Times New Roman"/>
        </w:rPr>
        <w:t>SCPs</w:t>
      </w:r>
      <w:r w:rsidR="00BE5C30" w:rsidRPr="000847DF">
        <w:rPr>
          <w:rFonts w:ascii="Times New Roman" w:eastAsia="Times New Roman" w:hAnsi="Times New Roman" w:cs="Times New Roman"/>
        </w:rPr>
        <w:t xml:space="preserve"> especially for degraded soils</w:t>
      </w:r>
      <w:r w:rsidR="00BE5C30"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&lt;EndNote&gt;&lt;Cite&gt;&lt;Author&gt;Lal&lt;/Author&gt;&lt;Year&gt;2020&lt;/Year&gt;&lt;RecNum&gt;227&lt;/RecNum&gt;&lt;DisplayText&gt;&lt;style face="superscript"&gt;25&lt;/style&gt;&lt;/DisplayText&gt;&lt;record&gt;&lt;rec-number&gt;227&lt;/rec-number&gt;&lt;foreign-keys&gt;&lt;key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25</w:t>
      </w:r>
      <w:r w:rsidR="00BE5C30" w:rsidRPr="000847DF">
        <w:rPr>
          <w:rFonts w:ascii="Times New Roman" w:eastAsia="Times New Roman" w:hAnsi="Times New Roman" w:cs="Times New Roman"/>
        </w:rPr>
        <w:fldChar w:fldCharType="end"/>
      </w:r>
      <w:r w:rsidR="00BE5C30" w:rsidRPr="000847DF">
        <w:rPr>
          <w:rFonts w:ascii="Times New Roman" w:eastAsia="Times New Roman" w:hAnsi="Times New Roman" w:cs="Times New Roman"/>
        </w:rPr>
        <w:t xml:space="preserve">. </w:t>
      </w:r>
      <w:r w:rsidR="007D77E5" w:rsidRPr="000847DF">
        <w:rPr>
          <w:rFonts w:ascii="Times New Roman" w:eastAsia="Times New Roman" w:hAnsi="Times New Roman" w:cs="Times New Roman"/>
        </w:rPr>
        <w:t xml:space="preserve">The discrepancy of yield outcomes under different </w:t>
      </w:r>
      <w:r w:rsidR="007779F7" w:rsidRPr="000847DF">
        <w:rPr>
          <w:rFonts w:ascii="Times New Roman" w:eastAsia="Times New Roman" w:hAnsi="Times New Roman" w:cs="Times New Roman"/>
        </w:rPr>
        <w:t>SCPs</w:t>
      </w:r>
      <w:r w:rsidR="007D77E5" w:rsidRPr="000847DF">
        <w:rPr>
          <w:rFonts w:ascii="Times New Roman" w:eastAsia="Times New Roman" w:hAnsi="Times New Roman" w:cs="Times New Roman"/>
        </w:rPr>
        <w:t xml:space="preserve"> </w:t>
      </w:r>
      <w:r w:rsidR="001814E6" w:rsidRPr="000847DF">
        <w:rPr>
          <w:rFonts w:ascii="Times New Roman" w:eastAsia="Times New Roman" w:hAnsi="Times New Roman" w:cs="Times New Roman"/>
        </w:rPr>
        <w:t xml:space="preserve">have thus </w:t>
      </w:r>
      <w:r w:rsidR="007D77E5" w:rsidRPr="000847DF">
        <w:rPr>
          <w:rFonts w:ascii="Times New Roman" w:eastAsia="Times New Roman" w:hAnsi="Times New Roman" w:cs="Times New Roman"/>
        </w:rPr>
        <w:t>show</w:t>
      </w:r>
      <w:r w:rsidR="001814E6" w:rsidRPr="000847DF">
        <w:rPr>
          <w:rFonts w:ascii="Times New Roman" w:eastAsia="Times New Roman" w:hAnsi="Times New Roman" w:cs="Times New Roman"/>
        </w:rPr>
        <w:t>n</w:t>
      </w:r>
      <w:r w:rsidR="007D77E5" w:rsidRPr="000847DF">
        <w:rPr>
          <w:rFonts w:ascii="Times New Roman" w:eastAsia="Times New Roman" w:hAnsi="Times New Roman" w:cs="Times New Roman"/>
        </w:rPr>
        <w:t xml:space="preserve"> that various factors interplay to determine the magnitude and direction of crop yields for farmers. </w:t>
      </w:r>
    </w:p>
    <w:p w14:paraId="251A1C0E" w14:textId="665E579B" w:rsidR="00B44C19" w:rsidRPr="000847DF" w:rsidRDefault="000E5CB5" w:rsidP="00216527">
      <w:pPr>
        <w:jc w:val="both"/>
        <w:rPr>
          <w:rFonts w:ascii="Times New Roman" w:eastAsia="Times New Roman" w:hAnsi="Times New Roman" w:cs="Times New Roman"/>
        </w:rPr>
      </w:pPr>
      <w:r w:rsidRPr="000847DF">
        <w:rPr>
          <w:rFonts w:ascii="Times New Roman" w:eastAsia="Times New Roman" w:hAnsi="Times New Roman" w:cs="Times New Roman"/>
        </w:rPr>
        <w:t>Crop yields are influenced by a combination of soil, climate, topography</w:t>
      </w:r>
      <w:r w:rsidR="00E65218" w:rsidRPr="000847DF">
        <w:rPr>
          <w:rFonts w:ascii="Times New Roman" w:eastAsia="Times New Roman" w:hAnsi="Times New Roman" w:cs="Times New Roman"/>
        </w:rPr>
        <w:t xml:space="preserve"> and </w:t>
      </w:r>
      <w:r w:rsidRPr="000847DF">
        <w:rPr>
          <w:rFonts w:ascii="Times New Roman" w:eastAsia="Times New Roman" w:hAnsi="Times New Roman" w:cs="Times New Roman"/>
        </w:rPr>
        <w:t>management practices</w:t>
      </w:r>
      <w:r w:rsidR="00E65218" w:rsidRPr="000847DF">
        <w:rPr>
          <w:rFonts w:ascii="Times New Roman" w:eastAsia="Times New Roman" w:hAnsi="Times New Roman" w:cs="Times New Roman"/>
        </w:rPr>
        <w:t>.</w:t>
      </w:r>
      <w:r w:rsidRPr="000847DF">
        <w:rPr>
          <w:rFonts w:ascii="Times New Roman" w:eastAsia="Times New Roman" w:hAnsi="Times New Roman" w:cs="Times New Roman"/>
        </w:rPr>
        <w:t xml:space="preserve"> For examples, soil properties</w:t>
      </w:r>
      <w:r w:rsidR="00B44C19" w:rsidRPr="000847DF">
        <w:rPr>
          <w:rFonts w:ascii="Times New Roman" w:hAnsi="Times New Roman" w:cs="Times New Roman"/>
        </w:rPr>
        <w:t xml:space="preserve"> </w:t>
      </w:r>
      <w:r w:rsidR="00B44C19" w:rsidRPr="000847DF">
        <w:rPr>
          <w:rFonts w:ascii="Times New Roman" w:eastAsia="Times New Roman" w:hAnsi="Times New Roman" w:cs="Times New Roman"/>
        </w:rPr>
        <w:t>such as pH, organic carbon content, nutrient levels (e.g. nitrogen, phosphorus), texture, and bulk density directly affect a soil water-holding capacity, root growth, and nutrient availability to plants</w:t>
      </w:r>
      <w:r w:rsidR="004A3EA7" w:rsidRPr="000847DF">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4A3EA7" w:rsidRPr="000847DF">
        <w:rPr>
          <w:rFonts w:ascii="Times New Roman" w:eastAsia="Times New Roman" w:hAnsi="Times New Roman" w:cs="Times New Roman"/>
        </w:rPr>
        <w:instrText xml:space="preserve"> ADDIN EN.CITE </w:instrText>
      </w:r>
      <w:r w:rsidR="004A3EA7" w:rsidRPr="000847DF">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4A3EA7" w:rsidRPr="000847DF">
        <w:rPr>
          <w:rFonts w:ascii="Times New Roman" w:eastAsia="Times New Roman" w:hAnsi="Times New Roman" w:cs="Times New Roman"/>
        </w:rPr>
        <w:instrText xml:space="preserve"> ADDIN EN.CITE.DATA </w:instrText>
      </w:r>
      <w:r w:rsidR="004A3EA7" w:rsidRPr="000847DF">
        <w:rPr>
          <w:rFonts w:ascii="Times New Roman" w:eastAsia="Times New Roman" w:hAnsi="Times New Roman" w:cs="Times New Roman"/>
        </w:rPr>
      </w:r>
      <w:r w:rsidR="004A3EA7" w:rsidRPr="000847DF">
        <w:rPr>
          <w:rFonts w:ascii="Times New Roman" w:eastAsia="Times New Roman" w:hAnsi="Times New Roman" w:cs="Times New Roman"/>
        </w:rPr>
        <w:fldChar w:fldCharType="end"/>
      </w:r>
      <w:r w:rsidR="004A3EA7" w:rsidRPr="000847DF">
        <w:rPr>
          <w:rFonts w:ascii="Times New Roman" w:eastAsia="Times New Roman" w:hAnsi="Times New Roman" w:cs="Times New Roman"/>
        </w:rPr>
      </w:r>
      <w:r w:rsidR="004A3EA7" w:rsidRPr="000847DF">
        <w:rPr>
          <w:rFonts w:ascii="Times New Roman" w:eastAsia="Times New Roman" w:hAnsi="Times New Roman" w:cs="Times New Roman"/>
        </w:rPr>
        <w:fldChar w:fldCharType="separate"/>
      </w:r>
      <w:r w:rsidR="004A3EA7" w:rsidRPr="000847DF">
        <w:rPr>
          <w:rFonts w:ascii="Times New Roman" w:eastAsia="Times New Roman" w:hAnsi="Times New Roman" w:cs="Times New Roman"/>
          <w:noProof/>
          <w:vertAlign w:val="superscript"/>
        </w:rPr>
        <w:t>26-28</w:t>
      </w:r>
      <w:r w:rsidR="004A3EA7" w:rsidRPr="000847DF">
        <w:rPr>
          <w:rFonts w:ascii="Times New Roman" w:eastAsia="Times New Roman" w:hAnsi="Times New Roman" w:cs="Times New Roman"/>
        </w:rPr>
        <w:fldChar w:fldCharType="end"/>
      </w:r>
      <w:r w:rsidR="00B44C19" w:rsidRPr="000847DF">
        <w:rPr>
          <w:rFonts w:ascii="Times New Roman" w:eastAsia="Times New Roman" w:hAnsi="Times New Roman" w:cs="Times New Roman"/>
        </w:rPr>
        <w:t>. Healthier soils with ample organic matter can better support high yields by retaining moisture and supplying nutrients</w:t>
      </w:r>
      <w:r w:rsidR="000E2628" w:rsidRPr="000847DF">
        <w:rPr>
          <w:rFonts w:ascii="Times New Roman" w:eastAsia="Times New Roman" w:hAnsi="Times New Roman" w:cs="Times New Roman"/>
        </w:rPr>
        <w:fldChar w:fldCharType="begin"/>
      </w:r>
      <w:r w:rsidR="004A3EA7" w:rsidRPr="000847DF">
        <w:rPr>
          <w:rFonts w:ascii="Times New Roman" w:eastAsia="Times New Roman" w:hAnsi="Times New Roman" w:cs="Times New Roman"/>
        </w:rPr>
        <w:instrText xml:space="preserve"> ADDIN EN.CITE &lt;EndNote&gt;&lt;Cite&gt;&lt;Author&gt;Oldfield&lt;/Author&gt;&lt;Year&gt;2019&lt;/Year&gt;&lt;RecNum&gt;392&lt;/RecNum&gt;&lt;DisplayText&gt;&lt;style face="superscript"&gt;29&lt;/style&gt;&lt;/DisplayText&gt;&lt;record&gt;&lt;rec-number&gt;392&lt;/rec-number&gt;&lt;foreign-keys&gt;&lt;key app="EN" db-id="5va0eddeq9tsxle0sr8xd2thpfv2t0a0dfxs" timestamp="1754039717"&gt;392&lt;/key&gt;&lt;/foreign-keys&gt;&lt;ref-type name="Journal Article"&gt;17&lt;/ref-type&gt;&lt;contributors&gt;&lt;authors&gt;&lt;author&gt;Oldfield, Emily E&lt;/author&gt;&lt;author&gt;Bradford, Mark A&lt;/author&gt;&lt;author&gt;Wood, Stephen A&lt;/author&gt;&lt;/authors&gt;&lt;/contributors&gt;&lt;titles&gt;&lt;title&gt;Global meta-analysis of the relationship between soil organic matter and crop yields&lt;/title&gt;&lt;secondary-title&gt;Soil&lt;/secondary-title&gt;&lt;/titles&gt;&lt;periodical&gt;&lt;full-title&gt;Soil&lt;/full-title&gt;&lt;/periodical&gt;&lt;pages&gt;15-32&lt;/pages&gt;&lt;volume&gt;5&lt;/volume&gt;&lt;number&gt;1&lt;/number&gt;&lt;dates&gt;&lt;year&gt;2019&lt;/year&gt;&lt;/dates&gt;&lt;isbn&gt;2199-398X&lt;/isbn&gt;&lt;urls&gt;&lt;/urls&gt;&lt;/record&gt;&lt;/Cite&gt;&lt;/EndNote&gt;</w:instrText>
      </w:r>
      <w:r w:rsidR="000E2628" w:rsidRPr="000847DF">
        <w:rPr>
          <w:rFonts w:ascii="Times New Roman" w:eastAsia="Times New Roman" w:hAnsi="Times New Roman" w:cs="Times New Roman"/>
        </w:rPr>
        <w:fldChar w:fldCharType="separate"/>
      </w:r>
      <w:r w:rsidR="004A3EA7" w:rsidRPr="000847DF">
        <w:rPr>
          <w:rFonts w:ascii="Times New Roman" w:eastAsia="Times New Roman" w:hAnsi="Times New Roman" w:cs="Times New Roman"/>
          <w:noProof/>
          <w:vertAlign w:val="superscript"/>
        </w:rPr>
        <w:t>29</w:t>
      </w:r>
      <w:r w:rsidR="000E2628" w:rsidRPr="000847DF">
        <w:rPr>
          <w:rFonts w:ascii="Times New Roman" w:eastAsia="Times New Roman" w:hAnsi="Times New Roman" w:cs="Times New Roman"/>
        </w:rPr>
        <w:fldChar w:fldCharType="end"/>
      </w:r>
      <w:r w:rsidRPr="000847DF">
        <w:rPr>
          <w:rFonts w:ascii="Times New Roman" w:eastAsia="Times New Roman" w:hAnsi="Times New Roman" w:cs="Times New Roman"/>
        </w:rPr>
        <w:t xml:space="preserve">. </w:t>
      </w:r>
      <w:r w:rsidR="00B44C19" w:rsidRPr="000847DF">
        <w:rPr>
          <w:rFonts w:ascii="Times New Roman" w:eastAsia="Times New Roman" w:hAnsi="Times New Roman" w:cs="Times New Roman"/>
        </w:rPr>
        <w:t xml:space="preserve">Temperature and precipitation regimes play a decisive role in crop productivity. Extreme heat and drought stress can dramatically reduce yields, as evidenced by rising temperatures and more frequent droughts already depressing crop production in many </w:t>
      </w:r>
      <w:r w:rsidRPr="000847DF">
        <w:rPr>
          <w:rFonts w:ascii="Times New Roman" w:eastAsia="Times New Roman" w:hAnsi="Times New Roman" w:cs="Times New Roman"/>
        </w:rPr>
        <w:t>regions</w:t>
      </w:r>
      <w:r w:rsidR="000E2628" w:rsidRPr="000847DF">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4A3EA7" w:rsidRPr="000847DF">
        <w:rPr>
          <w:rFonts w:ascii="Times New Roman" w:eastAsia="Times New Roman" w:hAnsi="Times New Roman" w:cs="Times New Roman"/>
        </w:rPr>
        <w:instrText xml:space="preserve"> ADDIN EN.CITE </w:instrText>
      </w:r>
      <w:r w:rsidR="004A3EA7" w:rsidRPr="000847DF">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4A3EA7" w:rsidRPr="000847DF">
        <w:rPr>
          <w:rFonts w:ascii="Times New Roman" w:eastAsia="Times New Roman" w:hAnsi="Times New Roman" w:cs="Times New Roman"/>
        </w:rPr>
        <w:instrText xml:space="preserve"> ADDIN EN.CITE.DATA </w:instrText>
      </w:r>
      <w:r w:rsidR="004A3EA7" w:rsidRPr="000847DF">
        <w:rPr>
          <w:rFonts w:ascii="Times New Roman" w:eastAsia="Times New Roman" w:hAnsi="Times New Roman" w:cs="Times New Roman"/>
        </w:rPr>
      </w:r>
      <w:r w:rsidR="004A3EA7" w:rsidRPr="000847DF">
        <w:rPr>
          <w:rFonts w:ascii="Times New Roman" w:eastAsia="Times New Roman" w:hAnsi="Times New Roman" w:cs="Times New Roman"/>
        </w:rPr>
        <w:fldChar w:fldCharType="end"/>
      </w:r>
      <w:r w:rsidR="000E2628" w:rsidRPr="000847DF">
        <w:rPr>
          <w:rFonts w:ascii="Times New Roman" w:eastAsia="Times New Roman" w:hAnsi="Times New Roman" w:cs="Times New Roman"/>
        </w:rPr>
      </w:r>
      <w:r w:rsidR="000E2628" w:rsidRPr="000847DF">
        <w:rPr>
          <w:rFonts w:ascii="Times New Roman" w:eastAsia="Times New Roman" w:hAnsi="Times New Roman" w:cs="Times New Roman"/>
        </w:rPr>
        <w:fldChar w:fldCharType="separate"/>
      </w:r>
      <w:r w:rsidR="004A3EA7" w:rsidRPr="000847DF">
        <w:rPr>
          <w:rFonts w:ascii="Times New Roman" w:eastAsia="Times New Roman" w:hAnsi="Times New Roman" w:cs="Times New Roman"/>
          <w:noProof/>
          <w:vertAlign w:val="superscript"/>
        </w:rPr>
        <w:t>30,31</w:t>
      </w:r>
      <w:r w:rsidR="000E2628" w:rsidRPr="000847DF">
        <w:rPr>
          <w:rFonts w:ascii="Times New Roman" w:eastAsia="Times New Roman" w:hAnsi="Times New Roman" w:cs="Times New Roman"/>
        </w:rPr>
        <w:fldChar w:fldCharType="end"/>
      </w:r>
      <w:r w:rsidRPr="000847DF">
        <w:rPr>
          <w:rFonts w:ascii="Times New Roman" w:eastAsia="Times New Roman" w:hAnsi="Times New Roman" w:cs="Times New Roman"/>
        </w:rPr>
        <w:t xml:space="preserve">. </w:t>
      </w:r>
      <w:r w:rsidR="00B44C19" w:rsidRPr="000847DF">
        <w:rPr>
          <w:rFonts w:ascii="Times New Roman" w:eastAsia="Times New Roman" w:hAnsi="Times New Roman" w:cs="Times New Roman"/>
        </w:rPr>
        <w:t>Hence, sufficient rainfall or irrigation, and favorable temperatures during the growing season, are critical for realizing potential yields. The landscape position (elevation, slope gradient, etc.) influences erosion rates, drainage, and microclimates within a field. Steep or elevated fields may lose topsoil and water to runoff, whereas lower or flatter areas can accumulate moisture but risk waterlogging</w:t>
      </w:r>
      <w:r w:rsidR="00D81CB0" w:rsidRPr="000847DF">
        <w:rPr>
          <w:rFonts w:ascii="Times New Roman" w:eastAsia="Times New Roman" w:hAnsi="Times New Roman" w:cs="Times New Roman"/>
        </w:rPr>
        <w:fldChar w:fldCharType="begin"/>
      </w:r>
      <w:r w:rsidR="00D81CB0" w:rsidRPr="000847DF">
        <w:rPr>
          <w:rFonts w:ascii="Times New Roman" w:eastAsia="Times New Roman" w:hAnsi="Times New Roman" w:cs="Times New Roman"/>
        </w:rPr>
        <w:instrText xml:space="preserve"> ADDIN EN.CITE &lt;EndNote&gt;&lt;Cite&gt;&lt;Author&gt;Zhao&lt;/Author&gt;&lt;Year&gt;2022&lt;/Year&gt;&lt;RecNum&gt;411&lt;/RecNum&gt;&lt;DisplayText&gt;&lt;style face="superscript"&gt;32,33&lt;/style&gt;&lt;/DisplayText&gt;&lt;record&gt;&lt;rec-number&gt;411&lt;/rec-number&gt;&lt;foreign-keys&gt;&lt;key app="EN" db-id="5va0eddeq9tsxle0sr8xd2thpfv2t0a0dfxs" timestamp="1754642001"&gt;411&lt;/key&gt;&lt;/foreign-keys&gt;&lt;ref-type name="Journal Article"&gt;17&lt;/ref-type&gt;&lt;contributors&gt;&lt;authors&gt;&lt;author&gt;Zhao, Jianlin&lt;/author&gt;&lt;author&gt;Wang, Zhengang&lt;/author&gt;&lt;author&gt;Dong, Yifan&lt;/author&gt;&lt;author&gt;Yang, Zhiqiang&lt;/author&gt;&lt;author&gt;Govers, Gerard&lt;/author&gt;&lt;/authors&gt;&lt;/contributors&gt;&lt;titles&gt;&lt;title&gt;How soil erosion and runoff are related to land use, topography and annual precipitation: Insights from a meta-analysis of erosion plots in China&lt;/title&gt;&lt;secondary-title&gt;Science of the Total Environment&lt;/secondary-title&gt;&lt;/titles&gt;&lt;periodical&gt;&lt;full-title&gt;Science of The Total Environment&lt;/full-title&gt;&lt;/periodical&gt;&lt;pages&gt;149665&lt;/pages&gt;&lt;volume&gt;802&lt;/volume&gt;&lt;dates&gt;&lt;year&gt;2022&lt;/year&gt;&lt;/dates&gt;&lt;isbn&gt;0048-9697&lt;/isbn&gt;&lt;urls&gt;&lt;/urls&gt;&lt;/record&gt;&lt;/Cite&gt;&lt;Cite&gt;&lt;Author&gt;Sun&lt;/Author&gt;&lt;Year&gt;2021&lt;/Year&gt;&lt;RecNum&gt;410&lt;/RecNum&gt;&lt;record&gt;&lt;rec-number&gt;410&lt;/rec-number&gt;&lt;foreign-keys&gt;&lt;key app="EN" db-id="5va0eddeq9tsxle0sr8xd2thpfv2t0a0dfxs" timestamp="1754641944"&gt;410&lt;/key&gt;&lt;/foreign-keys&gt;&lt;ref-type name="Journal Article"&gt;17&lt;/ref-type&gt;&lt;contributors&gt;&lt;authors&gt;&lt;author&gt;Sun, Congjian&lt;/author&gt;&lt;author&gt;Hou, Huixin&lt;/author&gt;&lt;author&gt;Chen, Wei&lt;/author&gt;&lt;/authors&gt;&lt;/contributors&gt;&lt;titles&gt;&lt;title&gt;Effects of vegetation cover and slope on soil erosion in the Eastern Chinese Loess Plateau under different rainfall regimes&lt;/title&gt;&lt;secondary-title&gt;PeerJ&lt;/secondary-title&gt;&lt;/titles&gt;&lt;periodical&gt;&lt;full-title&gt;PeerJ&lt;/full-title&gt;&lt;/periodical&gt;&lt;pages&gt;e11226&lt;/pages&gt;&lt;volume&gt;9&lt;/volume&gt;&lt;dates&gt;&lt;year&gt;2021&lt;/year&gt;&lt;/dates&gt;&lt;isbn&gt;2167-8359&lt;/isbn&gt;&lt;urls&gt;&lt;/urls&gt;&lt;/record&gt;&lt;/Cite&gt;&lt;/EndNote&gt;</w:instrText>
      </w:r>
      <w:r w:rsidR="00D81CB0" w:rsidRPr="000847DF">
        <w:rPr>
          <w:rFonts w:ascii="Times New Roman" w:eastAsia="Times New Roman" w:hAnsi="Times New Roman" w:cs="Times New Roman"/>
        </w:rPr>
        <w:fldChar w:fldCharType="separate"/>
      </w:r>
      <w:r w:rsidR="00D81CB0" w:rsidRPr="000847DF">
        <w:rPr>
          <w:rFonts w:ascii="Times New Roman" w:eastAsia="Times New Roman" w:hAnsi="Times New Roman" w:cs="Times New Roman"/>
          <w:noProof/>
          <w:vertAlign w:val="superscript"/>
        </w:rPr>
        <w:t>32,33</w:t>
      </w:r>
      <w:r w:rsidR="00D81CB0" w:rsidRPr="000847DF">
        <w:rPr>
          <w:rFonts w:ascii="Times New Roman" w:eastAsia="Times New Roman" w:hAnsi="Times New Roman" w:cs="Times New Roman"/>
        </w:rPr>
        <w:fldChar w:fldCharType="end"/>
      </w:r>
      <w:r w:rsidR="00B44C19" w:rsidRPr="000847DF">
        <w:rPr>
          <w:rFonts w:ascii="Times New Roman" w:eastAsia="Times New Roman" w:hAnsi="Times New Roman" w:cs="Times New Roman"/>
        </w:rPr>
        <w:t>. Even small changes in slope or aspect create different microclimatic conditions (such as cooler hollows or warmer south-facing slopes) that can affect crop growth</w:t>
      </w:r>
      <w:r w:rsidR="00E65218" w:rsidRPr="000847DF">
        <w:rPr>
          <w:rFonts w:ascii="Times New Roman" w:eastAsia="Times New Roman" w:hAnsi="Times New Roman" w:cs="Times New Roman"/>
        </w:rPr>
        <w:fldChar w:fldCharType="begin"/>
      </w:r>
      <w:r w:rsidR="00D81CB0" w:rsidRPr="000847DF">
        <w:rPr>
          <w:rFonts w:ascii="Times New Roman" w:eastAsia="Times New Roman" w:hAnsi="Times New Roman" w:cs="Times New Roman"/>
        </w:rPr>
        <w:instrText xml:space="preserve"> ADDIN EN.CITE &lt;EndNote&gt;&lt;Cite&gt;&lt;Author&gt;Ewunetu&lt;/Author&gt;&lt;Year&gt;2025&lt;/Year&gt;&lt;RecNum&gt;395&lt;/RecNum&gt;&lt;DisplayText&gt;&lt;style face="superscript"&gt;34&lt;/style&gt;&lt;/DisplayText&gt;&lt;record&gt;&lt;rec-number&gt;395&lt;/rec-number&gt;&lt;foreign-keys&gt;&lt;key app="EN" db-id="5va0eddeq9tsxle0sr8xd2thpfv2t0a0dfxs" timestamp="1754040380"&gt;395&lt;/key&gt;&lt;/foreign-keys&gt;&lt;ref-type name="Journal Article"&gt;17&lt;/ref-type&gt;&lt;contributors&gt;&lt;authors&gt;&lt;author&gt;Ewunetu, Tenagne&lt;/author&gt;&lt;author&gt;Selassie, Yihenew G&lt;/author&gt;&lt;author&gt;Molla, Eyayu&lt;/author&gt;&lt;author&gt;Admase, Habtamu&lt;/author&gt;&lt;author&gt;Gezahegn, Ashenafei&lt;/author&gt;&lt;/authors&gt;&lt;/contributors&gt;&lt;titles&gt;&lt;title&gt;Soil properties under different land uses and slope gradients: Implications for sustainable land management in the Tach Karnuary watershed, Northwestern Ethiopia&lt;/title&gt;&lt;secondary-title&gt;Frontiers in Environmental Science&lt;/secondary-title&gt;&lt;/titles&gt;&lt;periodical&gt;&lt;full-title&gt;Frontiers in Environmental Science&lt;/full-title&gt;&lt;/periodical&gt;&lt;pages&gt;1518068&lt;/pages&gt;&lt;volume&gt;13&lt;/volume&gt;&lt;dates&gt;&lt;year&gt;2025&lt;/year&gt;&lt;/dates&gt;&lt;isbn&gt;2296-665X&lt;/isbn&gt;&lt;urls&gt;&lt;/urls&gt;&lt;/record&gt;&lt;/Cite&gt;&lt;/EndNote&gt;</w:instrText>
      </w:r>
      <w:r w:rsidR="00E65218" w:rsidRPr="000847DF">
        <w:rPr>
          <w:rFonts w:ascii="Times New Roman" w:eastAsia="Times New Roman" w:hAnsi="Times New Roman" w:cs="Times New Roman"/>
        </w:rPr>
        <w:fldChar w:fldCharType="separate"/>
      </w:r>
      <w:r w:rsidR="00D81CB0" w:rsidRPr="000847DF">
        <w:rPr>
          <w:rFonts w:ascii="Times New Roman" w:eastAsia="Times New Roman" w:hAnsi="Times New Roman" w:cs="Times New Roman"/>
          <w:noProof/>
          <w:vertAlign w:val="superscript"/>
        </w:rPr>
        <w:t>34</w:t>
      </w:r>
      <w:r w:rsidR="00E65218" w:rsidRPr="000847DF">
        <w:rPr>
          <w:rFonts w:ascii="Times New Roman" w:eastAsia="Times New Roman" w:hAnsi="Times New Roman" w:cs="Times New Roman"/>
        </w:rPr>
        <w:fldChar w:fldCharType="end"/>
      </w:r>
      <w:r w:rsidR="00E65218" w:rsidRPr="000847DF">
        <w:rPr>
          <w:rFonts w:ascii="Times New Roman" w:eastAsia="Times New Roman" w:hAnsi="Times New Roman" w:cs="Times New Roman"/>
        </w:rPr>
        <w:t xml:space="preserve">. </w:t>
      </w:r>
    </w:p>
    <w:p w14:paraId="136579BF" w14:textId="661D3611" w:rsidR="00216527" w:rsidRPr="000847DF" w:rsidRDefault="00E65218" w:rsidP="00216527">
      <w:pPr>
        <w:jc w:val="both"/>
        <w:rPr>
          <w:rFonts w:ascii="Times New Roman" w:eastAsia="Times New Roman" w:hAnsi="Times New Roman" w:cs="Times New Roman"/>
        </w:rPr>
      </w:pPr>
      <w:r w:rsidRPr="000847DF">
        <w:rPr>
          <w:rFonts w:ascii="Times New Roman" w:eastAsia="Times New Roman" w:hAnsi="Times New Roman" w:cs="Times New Roman"/>
        </w:rPr>
        <w:t xml:space="preserve">Integrating these environmental factors is crucial for developing tailored, sustainable agricultural systems that optimize crop productivity and environmental benefits. </w:t>
      </w:r>
      <w:r w:rsidR="00216527" w:rsidRPr="000847DF">
        <w:rPr>
          <w:rFonts w:ascii="Times New Roman" w:eastAsia="Times New Roman" w:hAnsi="Times New Roman" w:cs="Times New Roman"/>
        </w:rPr>
        <w:t xml:space="preserve">However, </w:t>
      </w:r>
      <w:r w:rsidR="00052517" w:rsidRPr="000847DF">
        <w:rPr>
          <w:rFonts w:ascii="Times New Roman" w:eastAsia="Times New Roman" w:hAnsi="Times New Roman" w:cs="Times New Roman"/>
        </w:rPr>
        <w:t xml:space="preserve">field experiments and even many meta-analyses often do not report detailed soil metrics – such as bulk density, soil organic carbon, nutrient availability (e.g. phosphorus levels), pH, texture – nor do they fully capture site characteristics like elevation and slope or climate indices like growing degree-days and seasonal moisture levels. Additionally, previous global comparisons of sustainable farming techniques have usually examined one practice at a time (e.g. only no-till vs. conventional, or only chemical vs. organic inputs) </w:t>
      </w:r>
      <w:r w:rsidR="005C4BFF" w:rsidRPr="000847DF">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D81CB0" w:rsidRPr="000847DF">
        <w:rPr>
          <w:rFonts w:ascii="Times New Roman" w:hAnsi="Times New Roman" w:cs="Times New Roman"/>
        </w:rPr>
        <w:instrText xml:space="preserve"> ADDIN EN.CITE </w:instrText>
      </w:r>
      <w:r w:rsidR="00D81CB0" w:rsidRPr="000847DF">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D81CB0" w:rsidRPr="000847DF">
        <w:rPr>
          <w:rFonts w:ascii="Times New Roman" w:hAnsi="Times New Roman" w:cs="Times New Roman"/>
        </w:rPr>
        <w:instrText xml:space="preserve"> ADDIN EN.CITE.DATA </w:instrText>
      </w:r>
      <w:r w:rsidR="00D81CB0" w:rsidRPr="000847DF">
        <w:rPr>
          <w:rFonts w:ascii="Times New Roman" w:hAnsi="Times New Roman" w:cs="Times New Roman"/>
        </w:rPr>
      </w:r>
      <w:r w:rsidR="00D81CB0" w:rsidRPr="000847DF">
        <w:rPr>
          <w:rFonts w:ascii="Times New Roman" w:hAnsi="Times New Roman" w:cs="Times New Roman"/>
        </w:rPr>
        <w:fldChar w:fldCharType="end"/>
      </w:r>
      <w:r w:rsidR="005C4BFF" w:rsidRPr="000847DF">
        <w:rPr>
          <w:rFonts w:ascii="Times New Roman" w:hAnsi="Times New Roman" w:cs="Times New Roman"/>
        </w:rPr>
      </w:r>
      <w:r w:rsidR="005C4BFF" w:rsidRPr="000847DF">
        <w:rPr>
          <w:rFonts w:ascii="Times New Roman" w:hAnsi="Times New Roman" w:cs="Times New Roman"/>
        </w:rPr>
        <w:fldChar w:fldCharType="separate"/>
      </w:r>
      <w:r w:rsidR="00D81CB0" w:rsidRPr="000847DF">
        <w:rPr>
          <w:rFonts w:ascii="Times New Roman" w:hAnsi="Times New Roman" w:cs="Times New Roman"/>
          <w:noProof/>
          <w:vertAlign w:val="superscript"/>
        </w:rPr>
        <w:t>12,35-37</w:t>
      </w:r>
      <w:r w:rsidR="005C4BFF" w:rsidRPr="000847DF">
        <w:rPr>
          <w:rFonts w:ascii="Times New Roman" w:hAnsi="Times New Roman" w:cs="Times New Roman"/>
        </w:rPr>
        <w:fldChar w:fldCharType="end"/>
      </w:r>
      <w:r w:rsidR="00A56D80" w:rsidRPr="000847DF">
        <w:rPr>
          <w:rFonts w:ascii="Times New Roman" w:hAnsi="Times New Roman" w:cs="Times New Roman"/>
        </w:rPr>
        <w:t xml:space="preserve"> </w:t>
      </w:r>
      <w:r w:rsidR="00052517" w:rsidRPr="000847DF">
        <w:rPr>
          <w:rFonts w:ascii="Times New Roman" w:hAnsi="Times New Roman" w:cs="Times New Roman"/>
        </w:rPr>
        <w:t xml:space="preserve">. </w:t>
      </w:r>
      <w:r w:rsidR="00052517" w:rsidRPr="000847DF">
        <w:rPr>
          <w:rFonts w:ascii="Times New Roman" w:eastAsia="Times New Roman" w:hAnsi="Times New Roman" w:cs="Times New Roman"/>
        </w:rPr>
        <w:t xml:space="preserve">Such studies rarely attempt to compare the relative effectiveness of multiple regenerative practices across different environments and crop types simultaneously. </w:t>
      </w:r>
      <w:r w:rsidR="00943157" w:rsidRPr="000847DF">
        <w:rPr>
          <w:rFonts w:ascii="Times New Roman" w:eastAsia="Times New Roman" w:hAnsi="Times New Roman" w:cs="Times New Roman"/>
        </w:rPr>
        <w:t xml:space="preserve">This fragmentary approach leaves a significant knowledge gap in relation to how and why yield responses to different SCPs vary </w:t>
      </w:r>
      <w:r w:rsidR="00943157" w:rsidRPr="000847DF">
        <w:rPr>
          <w:rFonts w:ascii="Times New Roman" w:eastAsia="Times New Roman" w:hAnsi="Times New Roman" w:cs="Times New Roman"/>
        </w:rPr>
        <w:lastRenderedPageBreak/>
        <w:t xml:space="preserve">under diverse soil and climate conditions. </w:t>
      </w:r>
      <w:r w:rsidR="00216527" w:rsidRPr="000847DF">
        <w:rPr>
          <w:rFonts w:ascii="Times New Roman" w:eastAsia="Times New Roman" w:hAnsi="Times New Roman" w:cs="Times New Roman"/>
        </w:rPr>
        <w:t>There remains therefore a clear need for a broader understanding of how environmental factors influence crop yield responses under different SCPs.</w:t>
      </w:r>
    </w:p>
    <w:p w14:paraId="5FCF7BA4" w14:textId="57DD6DF3" w:rsidR="00325B8F" w:rsidRPr="000847DF" w:rsidRDefault="00943157" w:rsidP="00647D59">
      <w:pPr>
        <w:jc w:val="both"/>
        <w:rPr>
          <w:rFonts w:ascii="Times New Roman" w:eastAsia="Times New Roman" w:hAnsi="Times New Roman" w:cs="Times New Roman"/>
        </w:rPr>
      </w:pPr>
      <w:r w:rsidRPr="000847DF">
        <w:rPr>
          <w:rFonts w:ascii="Times New Roman" w:eastAsia="Times New Roman" w:hAnsi="Times New Roman" w:cs="Times New Roman"/>
        </w:rPr>
        <w:t xml:space="preserve">Notably, recent advances in remote sensing, geospatial modeling, and digital soil mapping now make it possible to fill in many of these data gaps. Global earth datasets can provide information on climate, </w:t>
      </w:r>
      <w:r w:rsidR="00D81CB0" w:rsidRPr="000847DF">
        <w:rPr>
          <w:rFonts w:ascii="Times New Roman" w:eastAsia="Times New Roman" w:hAnsi="Times New Roman" w:cs="Times New Roman"/>
        </w:rPr>
        <w:t xml:space="preserve">soil properties and </w:t>
      </w:r>
      <w:r w:rsidRPr="000847DF">
        <w:rPr>
          <w:rFonts w:ascii="Times New Roman" w:eastAsia="Times New Roman" w:hAnsi="Times New Roman" w:cs="Times New Roman"/>
        </w:rPr>
        <w:t xml:space="preserve">topography virtually anywhere on the planet. </w:t>
      </w:r>
      <w:r w:rsidR="005D0D16" w:rsidRPr="000847DF">
        <w:rPr>
          <w:rFonts w:ascii="Times New Roman" w:eastAsia="Times New Roman" w:hAnsi="Times New Roman" w:cs="Times New Roman"/>
        </w:rPr>
        <w:t xml:space="preserve">For example, climate indicators can be sourced from different </w:t>
      </w:r>
      <w:r w:rsidR="00D81CB0" w:rsidRPr="000847DF">
        <w:rPr>
          <w:rFonts w:ascii="Times New Roman" w:eastAsia="Times New Roman" w:hAnsi="Times New Roman" w:cs="Times New Roman"/>
        </w:rPr>
        <w:t xml:space="preserve">platforms </w:t>
      </w:r>
      <w:r w:rsidR="005D0D16" w:rsidRPr="000847DF">
        <w:rPr>
          <w:rFonts w:ascii="Times New Roman" w:eastAsia="Times New Roman" w:hAnsi="Times New Roman" w:cs="Times New Roman"/>
        </w:rPr>
        <w:t xml:space="preserve">at a global scale (e.g. </w:t>
      </w:r>
      <w:r w:rsidR="00D81CB0" w:rsidRPr="000847DF">
        <w:rPr>
          <w:rFonts w:ascii="Times New Roman" w:eastAsia="Times New Roman" w:hAnsi="Times New Roman" w:cs="Times New Roman"/>
        </w:rPr>
        <w:t>CHELSA</w:t>
      </w:r>
      <w:r w:rsidR="005D0D16" w:rsidRPr="000847DF">
        <w:rPr>
          <w:rFonts w:ascii="Times New Roman" w:eastAsia="Times New Roman" w:hAnsi="Times New Roman" w:cs="Times New Roman"/>
        </w:rPr>
        <w:fldChar w:fldCharType="begin"/>
      </w:r>
      <w:r w:rsidR="005D0D16" w:rsidRPr="000847DF">
        <w:rPr>
          <w:rFonts w:ascii="Times New Roman" w:eastAsia="Times New Roman" w:hAnsi="Times New Roman" w:cs="Times New Roman"/>
        </w:rPr>
        <w:instrText xml:space="preserve"> ADDIN EN.CITE &lt;EndNote&gt;&lt;Cite&gt;&lt;Author&gt;Karger&lt;/Author&gt;&lt;Year&gt;2017&lt;/Year&gt;&lt;RecNum&gt;285&lt;/RecNum&gt;&lt;DisplayText&gt;&lt;style face="superscript"&gt;38&lt;/style&gt;&lt;/DisplayText&gt;&lt;record&gt;&lt;rec-number&gt;285&lt;/rec-number&gt;&lt;foreign-keys&gt;&lt;key app="EN" db-id="5va0eddeq9tsxle0sr8xd2thpfv2t0a0dfxs" timestamp="1737980514"&gt;285&lt;/key&gt;&lt;/foreign-keys&gt;&lt;ref-type name="Journal Article"&gt;17&lt;/ref-type&gt;&lt;contributors&gt;&lt;authors&gt;&lt;author&gt;Karger, Dirk Nikolaus&lt;/author&gt;&lt;author&gt;Conrad, Olaf&lt;/author&gt;&lt;author&gt;Böhner, Jürgen&lt;/author&gt;&lt;author&gt;Kawohl, Tobias&lt;/author&gt;&lt;author&gt;Kreft, Holger&lt;/author&gt;&lt;author&gt;Soria-Auza, Rodrigo Wilber&lt;/author&gt;&lt;author&gt;Zimmermann, Niklaus E&lt;/author&gt;&lt;author&gt;Linder, H Peter&lt;/author&gt;&lt;author&gt;Kessler, Michael&lt;/author&gt;&lt;/authors&gt;&lt;/contributors&gt;&lt;titles&gt;&lt;title&gt;Climatologies at high resolution for the earth’s land surface areas&lt;/title&gt;&lt;secondary-title&gt;Scientific Data&lt;/secondary-title&gt;&lt;/titles&gt;&lt;periodical&gt;&lt;full-title&gt;Scientific Data&lt;/full-title&gt;&lt;/periodical&gt;&lt;pages&gt;1-20&lt;/pages&gt;&lt;volume&gt;4&lt;/volume&gt;&lt;number&gt;1&lt;/number&gt;&lt;dates&gt;&lt;year&gt;2017&lt;/year&gt;&lt;/dates&gt;&lt;isbn&gt;2052-4463&lt;/isbn&gt;&lt;urls&gt;&lt;/urls&gt;&lt;/record&gt;&lt;/Cite&gt;&lt;/EndNote&gt;</w:instrText>
      </w:r>
      <w:r w:rsidR="005D0D16" w:rsidRPr="000847DF">
        <w:rPr>
          <w:rFonts w:ascii="Times New Roman" w:eastAsia="Times New Roman" w:hAnsi="Times New Roman" w:cs="Times New Roman"/>
        </w:rPr>
        <w:fldChar w:fldCharType="separate"/>
      </w:r>
      <w:r w:rsidR="005D0D16" w:rsidRPr="000847DF">
        <w:rPr>
          <w:rFonts w:ascii="Times New Roman" w:eastAsia="Times New Roman" w:hAnsi="Times New Roman" w:cs="Times New Roman"/>
          <w:noProof/>
          <w:vertAlign w:val="superscript"/>
        </w:rPr>
        <w:t>38</w:t>
      </w:r>
      <w:r w:rsidR="005D0D16" w:rsidRPr="000847DF">
        <w:rPr>
          <w:rFonts w:ascii="Times New Roman" w:eastAsia="Times New Roman" w:hAnsi="Times New Roman" w:cs="Times New Roman"/>
        </w:rPr>
        <w:fldChar w:fldCharType="end"/>
      </w:r>
      <w:r w:rsidR="00D81CB0" w:rsidRPr="000847DF">
        <w:rPr>
          <w:rFonts w:ascii="Times New Roman" w:eastAsia="Times New Roman" w:hAnsi="Times New Roman" w:cs="Times New Roman"/>
        </w:rPr>
        <w:t>, CHIRPS</w:t>
      </w:r>
      <w:r w:rsidR="005D0D16" w:rsidRPr="000847DF">
        <w:rPr>
          <w:rFonts w:ascii="Times New Roman" w:eastAsia="Times New Roman" w:hAnsi="Times New Roman" w:cs="Times New Roman"/>
        </w:rPr>
        <w:fldChar w:fldCharType="begin"/>
      </w:r>
      <w:r w:rsidR="005D0D16" w:rsidRPr="000847DF">
        <w:rPr>
          <w:rFonts w:ascii="Times New Roman" w:eastAsia="Times New Roman" w:hAnsi="Times New Roman" w:cs="Times New Roman"/>
        </w:rPr>
        <w:instrText xml:space="preserve"> ADDIN EN.CITE &lt;EndNote&gt;&lt;Cite&gt;&lt;Author&gt;Funk&lt;/Author&gt;&lt;Year&gt;2015&lt;/Year&gt;&lt;RecNum&gt;413&lt;/RecNum&gt;&lt;DisplayText&gt;&lt;style face="superscript"&gt;39&lt;/style&gt;&lt;/DisplayText&gt;&lt;record&gt;&lt;rec-number&gt;413&lt;/rec-number&gt;&lt;foreign-keys&gt;&lt;key app="EN" db-id="5va0eddeq9tsxle0sr8xd2thpfv2t0a0dfxs" timestamp="1754642785"&gt;413&lt;/key&gt;&lt;/foreign-keys&gt;&lt;ref-type name="Journal Article"&gt;17&lt;/ref-type&gt;&lt;contributors&gt;&lt;authors&gt;&lt;author&gt;Funk, Chris&lt;/author&gt;&lt;author&gt;Peterson, Pete&lt;/author&gt;&lt;author&gt;Landsfeld, Martin&lt;/author&gt;&lt;author&gt;Pedreros, Diego&lt;/author&gt;&lt;author&gt;Verdin, James&lt;/author&gt;&lt;author&gt;Shukla, Shraddhanand&lt;/author&gt;&lt;author&gt;Husak, Gregory&lt;/author&gt;&lt;author&gt;Rowland, James&lt;/author&gt;&lt;author&gt;Harrison, Laura&lt;/author&gt;&lt;author&gt;Hoell, Andrew&lt;/author&gt;&lt;/authors&gt;&lt;/contributors&gt;&lt;titles&gt;&lt;title&gt;The climate hazards infrared precipitation with stations—a new environmental record for monitoring extremes&lt;/title&gt;&lt;secondary-title&gt;Scientific data&lt;/secondary-title&gt;&lt;/titles&gt;&lt;periodical&gt;&lt;full-title&gt;Scientific Data&lt;/full-title&gt;&lt;/periodical&gt;&lt;pages&gt;1-21&lt;/pages&gt;&lt;volume&gt;2&lt;/volume&gt;&lt;number&gt;1&lt;/number&gt;&lt;dates&gt;&lt;year&gt;2015&lt;/year&gt;&lt;/dates&gt;&lt;isbn&gt;2052-4463&lt;/isbn&gt;&lt;urls&gt;&lt;/urls&gt;&lt;/record&gt;&lt;/Cite&gt;&lt;/EndNote&gt;</w:instrText>
      </w:r>
      <w:r w:rsidR="005D0D16" w:rsidRPr="000847DF">
        <w:rPr>
          <w:rFonts w:ascii="Times New Roman" w:eastAsia="Times New Roman" w:hAnsi="Times New Roman" w:cs="Times New Roman"/>
        </w:rPr>
        <w:fldChar w:fldCharType="separate"/>
      </w:r>
      <w:r w:rsidR="005D0D16" w:rsidRPr="000847DF">
        <w:rPr>
          <w:rFonts w:ascii="Times New Roman" w:eastAsia="Times New Roman" w:hAnsi="Times New Roman" w:cs="Times New Roman"/>
          <w:noProof/>
          <w:vertAlign w:val="superscript"/>
        </w:rPr>
        <w:t>39</w:t>
      </w:r>
      <w:r w:rsidR="005D0D16" w:rsidRPr="000847DF">
        <w:rPr>
          <w:rFonts w:ascii="Times New Roman" w:eastAsia="Times New Roman" w:hAnsi="Times New Roman" w:cs="Times New Roman"/>
        </w:rPr>
        <w:fldChar w:fldCharType="end"/>
      </w:r>
      <w:r w:rsidR="005D0D16" w:rsidRPr="000847DF">
        <w:rPr>
          <w:rFonts w:ascii="Times New Roman" w:eastAsia="Times New Roman" w:hAnsi="Times New Roman" w:cs="Times New Roman"/>
        </w:rPr>
        <w:t>, aridity index</w:t>
      </w:r>
      <w:r w:rsidR="005D0D16" w:rsidRPr="000847DF">
        <w:rPr>
          <w:rFonts w:ascii="Times New Roman" w:eastAsia="Times New Roman" w:hAnsi="Times New Roman" w:cs="Times New Roman"/>
        </w:rPr>
        <w:fldChar w:fldCharType="begin"/>
      </w:r>
      <w:r w:rsidR="005D0D16" w:rsidRPr="000847DF">
        <w:rPr>
          <w:rFonts w:ascii="Times New Roman" w:eastAsia="Times New Roman" w:hAnsi="Times New Roman" w:cs="Times New Roman"/>
        </w:rPr>
        <w:instrText xml:space="preserve"> ADDIN EN.CITE &lt;EndNote&gt;&lt;Cite&gt;&lt;Author&gt;Ahvo&lt;/Author&gt;&lt;Year&gt;2023&lt;/Year&gt;&lt;RecNum&gt;213&lt;/RecNum&gt;&lt;DisplayText&gt;&lt;style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5D0D16" w:rsidRPr="000847DF">
        <w:rPr>
          <w:rFonts w:ascii="Times New Roman" w:eastAsia="Times New Roman" w:hAnsi="Times New Roman" w:cs="Times New Roman"/>
        </w:rPr>
        <w:fldChar w:fldCharType="separate"/>
      </w:r>
      <w:r w:rsidR="005D0D16" w:rsidRPr="000847DF">
        <w:rPr>
          <w:rFonts w:ascii="Times New Roman" w:eastAsia="Times New Roman" w:hAnsi="Times New Roman" w:cs="Times New Roman"/>
          <w:noProof/>
          <w:vertAlign w:val="superscript"/>
        </w:rPr>
        <w:t>40</w:t>
      </w:r>
      <w:r w:rsidR="005D0D16" w:rsidRPr="000847DF">
        <w:rPr>
          <w:rFonts w:ascii="Times New Roman" w:eastAsia="Times New Roman" w:hAnsi="Times New Roman" w:cs="Times New Roman"/>
        </w:rPr>
        <w:fldChar w:fldCharType="end"/>
      </w:r>
      <w:r w:rsidR="005D0D16" w:rsidRPr="000847DF">
        <w:rPr>
          <w:rFonts w:ascii="Times New Roman" w:eastAsia="Times New Roman" w:hAnsi="Times New Roman" w:cs="Times New Roman"/>
        </w:rPr>
        <w:t xml:space="preserve"> etc.). For soil properties, t</w:t>
      </w:r>
      <w:r w:rsidRPr="000847DF">
        <w:rPr>
          <w:rFonts w:ascii="Times New Roman" w:eastAsia="Times New Roman" w:hAnsi="Times New Roman" w:cs="Times New Roman"/>
        </w:rPr>
        <w:t xml:space="preserve">he </w:t>
      </w:r>
      <w:proofErr w:type="spellStart"/>
      <w:r w:rsidRPr="000847DF">
        <w:rPr>
          <w:rFonts w:ascii="Times New Roman" w:eastAsia="Times New Roman" w:hAnsi="Times New Roman" w:cs="Times New Roman"/>
        </w:rPr>
        <w:t>SoilGrids</w:t>
      </w:r>
      <w:proofErr w:type="spellEnd"/>
      <w:r w:rsidRPr="000847DF">
        <w:rPr>
          <w:rFonts w:ascii="Times New Roman" w:eastAsia="Times New Roman" w:hAnsi="Times New Roman" w:cs="Times New Roman"/>
        </w:rPr>
        <w:t xml:space="preserve"> database offers gridded global maps of soil attributes (like organic carbon content, texture, pH, etc.) at multiple depths, derived from thousands of soil profiles and environmental covariates</w:t>
      </w:r>
      <w:r w:rsidRPr="000847DF">
        <w:rPr>
          <w:rFonts w:ascii="Times New Roman" w:eastAsia="Times New Roman" w:hAnsi="Times New Roman" w:cs="Times New Roman"/>
        </w:rPr>
        <w:fldChar w:fldCharType="begin"/>
      </w:r>
      <w:r w:rsidR="005D0D16" w:rsidRPr="000847DF">
        <w:rPr>
          <w:rFonts w:ascii="Times New Roman" w:eastAsia="Times New Roman" w:hAnsi="Times New Roman" w:cs="Times New Roman"/>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Pr="000847DF">
        <w:rPr>
          <w:rFonts w:ascii="Times New Roman" w:eastAsia="Times New Roman" w:hAnsi="Times New Roman" w:cs="Times New Roman"/>
        </w:rPr>
        <w:fldChar w:fldCharType="separate"/>
      </w:r>
      <w:r w:rsidR="005D0D16" w:rsidRPr="000847DF">
        <w:rPr>
          <w:rFonts w:ascii="Times New Roman" w:eastAsia="Times New Roman" w:hAnsi="Times New Roman" w:cs="Times New Roman"/>
          <w:noProof/>
          <w:vertAlign w:val="superscript"/>
        </w:rPr>
        <w:t>41</w:t>
      </w:r>
      <w:r w:rsidRPr="000847DF">
        <w:rPr>
          <w:rFonts w:ascii="Times New Roman" w:eastAsia="Times New Roman" w:hAnsi="Times New Roman" w:cs="Times New Roman"/>
        </w:rPr>
        <w:fldChar w:fldCharType="end"/>
      </w:r>
      <w:r w:rsidRPr="000847DF">
        <w:rPr>
          <w:rFonts w:ascii="Times New Roman" w:eastAsia="Times New Roman" w:hAnsi="Times New Roman" w:cs="Times New Roman"/>
        </w:rPr>
        <w:t xml:space="preserve">. Meanwhile, the SRTM digital elevation model (at ~30 m resolution) and similar terrain datasets capture fine-scale variations in elevation and slope. </w:t>
      </w:r>
      <w:r w:rsidR="00647D59" w:rsidRPr="000847DF">
        <w:rPr>
          <w:rFonts w:ascii="Times New Roman" w:eastAsia="Times New Roman" w:hAnsi="Times New Roman" w:cs="Times New Roman"/>
        </w:rPr>
        <w:t xml:space="preserve">Consequently, all these platforms provide information </w:t>
      </w:r>
      <w:r w:rsidR="00647D59" w:rsidRPr="000847DF">
        <w:rPr>
          <w:rFonts w:ascii="Times New Roman" w:hAnsi="Times New Roman" w:cs="Times New Roman"/>
        </w:rPr>
        <w:t>on environmental conditions and variables related to soil properties, climate, topography etc. which in turn are potential factors affecting crop yields</w:t>
      </w:r>
      <w:r w:rsidR="00647D59" w:rsidRPr="000847DF">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647D59" w:rsidRPr="000847DF">
        <w:rPr>
          <w:rFonts w:ascii="Times New Roman" w:hAnsi="Times New Roman" w:cs="Times New Roman"/>
        </w:rPr>
      </w:r>
      <w:r w:rsidR="00647D59"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42-44</w:t>
      </w:r>
      <w:r w:rsidR="00647D59" w:rsidRPr="000847DF">
        <w:rPr>
          <w:rFonts w:ascii="Times New Roman" w:hAnsi="Times New Roman" w:cs="Times New Roman"/>
        </w:rPr>
        <w:fldChar w:fldCharType="end"/>
      </w:r>
      <w:r w:rsidR="00647D59" w:rsidRPr="000847DF">
        <w:rPr>
          <w:rFonts w:ascii="Times New Roman" w:hAnsi="Times New Roman" w:cs="Times New Roman"/>
        </w:rPr>
        <w:t xml:space="preserve">. </w:t>
      </w:r>
      <w:commentRangeStart w:id="25"/>
      <w:r w:rsidRPr="000847DF">
        <w:rPr>
          <w:rFonts w:ascii="Times New Roman" w:eastAsia="Times New Roman" w:hAnsi="Times New Roman" w:cs="Times New Roman"/>
        </w:rPr>
        <w:t>By extracting these variables for the locations of field experiments, it is possible to characterize each site’s environmental context without having had to measure everything on the ground. Lev</w:t>
      </w:r>
      <w:commentRangeEnd w:id="25"/>
      <w:r w:rsidR="002A18DC">
        <w:rPr>
          <w:rStyle w:val="CommentReference"/>
        </w:rPr>
        <w:commentReference w:id="25"/>
      </w:r>
      <w:r w:rsidRPr="000847DF">
        <w:rPr>
          <w:rFonts w:ascii="Times New Roman" w:eastAsia="Times New Roman" w:hAnsi="Times New Roman" w:cs="Times New Roman"/>
        </w:rPr>
        <w:t>eraging such global data enables large-scale assessments of factors influencing crop yields – essentially allowing us to scale up from individual trial results to broader patterns.</w:t>
      </w:r>
    </w:p>
    <w:p w14:paraId="549DD819" w14:textId="2E483162" w:rsidR="00647D59" w:rsidRPr="000847DF" w:rsidRDefault="00647D59" w:rsidP="00647D59">
      <w:pPr>
        <w:jc w:val="both"/>
        <w:rPr>
          <w:rFonts w:ascii="Times New Roman" w:eastAsia="Times New Roman" w:hAnsi="Times New Roman" w:cs="Times New Roman"/>
        </w:rPr>
      </w:pPr>
      <w:r w:rsidRPr="000847DF">
        <w:rPr>
          <w:rFonts w:ascii="Times New Roman" w:eastAsia="Times New Roman" w:hAnsi="Times New Roman" w:cs="Times New Roman"/>
        </w:rPr>
        <w:t xml:space="preserve">In our study, we capitalize on these developments by combining field trial data with collated global environmental data to evaluate multiple SCPs side by side. Specifically, we gather results from numerous experiments worldwide that compared these practices (like no-till, cover cropping, agroforestry, organic farming) against </w:t>
      </w:r>
      <w:del w:id="26" w:author="Poelert Jeroen" w:date="2025-09-03T13:33:00Z" w16du:dateUtc="2025-09-03T11:33:00Z">
        <w:r w:rsidRPr="000847DF" w:rsidDel="007C619C">
          <w:rPr>
            <w:rFonts w:ascii="Times New Roman" w:eastAsia="Times New Roman" w:hAnsi="Times New Roman" w:cs="Times New Roman"/>
          </w:rPr>
          <w:delText xml:space="preserve">conventional </w:delText>
        </w:r>
      </w:del>
      <w:ins w:id="27" w:author="Poelert Jeroen" w:date="2025-09-03T13:33:00Z" w16du:dateUtc="2025-09-03T11:33:00Z">
        <w:r w:rsidR="007C619C">
          <w:rPr>
            <w:rFonts w:ascii="Times New Roman" w:eastAsia="Times New Roman" w:hAnsi="Times New Roman" w:cs="Times New Roman"/>
          </w:rPr>
          <w:t>CT</w:t>
        </w:r>
        <w:r w:rsidR="007C619C" w:rsidRPr="000847DF">
          <w:rPr>
            <w:rFonts w:ascii="Times New Roman" w:eastAsia="Times New Roman" w:hAnsi="Times New Roman" w:cs="Times New Roman"/>
          </w:rPr>
          <w:t xml:space="preserve"> </w:t>
        </w:r>
      </w:ins>
      <w:r w:rsidRPr="000847DF">
        <w:rPr>
          <w:rFonts w:ascii="Times New Roman" w:eastAsia="Times New Roman" w:hAnsi="Times New Roman" w:cs="Times New Roman"/>
        </w:rPr>
        <w:t>controls, and for each site we overlay information on climate, soil, and topography drawn from global datasets. This approach allows us to assess how yield responses to different SCPs vary across a wide range of climatic zones, soil conditions, and landscape positions. By analyzing many practices and environmental variables together, our study provides a more comprehensive, comparative perspective on SCP outcomes than previous analyses focused on a single practice. We aim to identify which combinations of practice and environment tend to produce positive yield results, and where trade-offs might occur, thereby offering insights into the contexts in which SCPs can best contribute to both food security and sustainability.</w:t>
      </w:r>
    </w:p>
    <w:p w14:paraId="755FEE54" w14:textId="77777777" w:rsidR="006B3858" w:rsidRPr="000847DF" w:rsidRDefault="006B3858"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076AA7B" w14:textId="36053B89" w:rsidR="001E3C1A" w:rsidRDefault="004A515D">
      <w:pPr>
        <w:pStyle w:val="ListParagraph"/>
        <w:widowControl w:val="0"/>
        <w:numPr>
          <w:ilvl w:val="0"/>
          <w:numId w:val="3"/>
        </w:numPr>
        <w:autoSpaceDE w:val="0"/>
        <w:autoSpaceDN w:val="0"/>
        <w:adjustRightInd w:val="0"/>
        <w:spacing w:after="0" w:line="260" w:lineRule="exact"/>
        <w:ind w:right="-43"/>
        <w:jc w:val="both"/>
        <w:rPr>
          <w:ins w:id="28" w:author="Kummu Matti" w:date="2025-09-25T08:17:00Z" w16du:dateUtc="2025-09-25T05:17:00Z"/>
          <w:rFonts w:ascii="Times New Roman" w:hAnsi="Times New Roman" w:cs="Times New Roman"/>
          <w:b/>
          <w:bCs/>
        </w:rPr>
      </w:pPr>
      <w:r w:rsidRPr="000847DF">
        <w:rPr>
          <w:rFonts w:ascii="Times New Roman" w:hAnsi="Times New Roman" w:cs="Times New Roman"/>
          <w:b/>
          <w:bCs/>
        </w:rPr>
        <w:t>Materials and methods</w:t>
      </w:r>
    </w:p>
    <w:p w14:paraId="35961B91" w14:textId="77777777" w:rsidR="00981E47" w:rsidRDefault="00981E47" w:rsidP="00981E47">
      <w:pPr>
        <w:widowControl w:val="0"/>
        <w:autoSpaceDE w:val="0"/>
        <w:autoSpaceDN w:val="0"/>
        <w:adjustRightInd w:val="0"/>
        <w:spacing w:after="0" w:line="260" w:lineRule="exact"/>
        <w:ind w:right="-43"/>
        <w:jc w:val="both"/>
        <w:rPr>
          <w:ins w:id="29" w:author="Kummu Matti" w:date="2025-09-25T08:17:00Z" w16du:dateUtc="2025-09-25T05:17:00Z"/>
          <w:rFonts w:ascii="Times New Roman" w:hAnsi="Times New Roman" w:cs="Times New Roman"/>
          <w:b/>
          <w:bCs/>
        </w:rPr>
      </w:pPr>
    </w:p>
    <w:p w14:paraId="2B4EF551" w14:textId="017BDCEB" w:rsidR="00981E47" w:rsidRPr="00981E47" w:rsidRDefault="00B477E7" w:rsidP="00981E47">
      <w:pPr>
        <w:pPrChange w:id="30" w:author="Kummu Matti" w:date="2025-09-25T08:18:00Z" w16du:dateUtc="2025-09-25T05:18:00Z">
          <w:pPr>
            <w:pStyle w:val="ListParagraph"/>
            <w:widowControl w:val="0"/>
            <w:numPr>
              <w:numId w:val="3"/>
            </w:numPr>
            <w:autoSpaceDE w:val="0"/>
            <w:autoSpaceDN w:val="0"/>
            <w:adjustRightInd w:val="0"/>
            <w:spacing w:after="0" w:line="260" w:lineRule="exact"/>
            <w:ind w:left="360" w:right="-43" w:hanging="360"/>
            <w:jc w:val="both"/>
          </w:pPr>
        </w:pPrChange>
      </w:pPr>
      <w:commentRangeStart w:id="31"/>
      <w:ins w:id="32" w:author="Kummu Matti" w:date="2025-09-25T08:18:00Z" w16du:dateUtc="2025-09-25T05:18:00Z">
        <w:r>
          <w:t xml:space="preserve">Short summary of the methods </w:t>
        </w:r>
        <w:commentRangeEnd w:id="31"/>
        <w:r>
          <w:rPr>
            <w:rStyle w:val="CommentReference"/>
          </w:rPr>
          <w:commentReference w:id="31"/>
        </w:r>
      </w:ins>
    </w:p>
    <w:p w14:paraId="494A686C" w14:textId="77777777" w:rsidR="006B3858" w:rsidRPr="000847DF" w:rsidRDefault="006B3858" w:rsidP="006B3858">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CA2A628" w14:textId="1817E688" w:rsidR="005A5713" w:rsidRPr="000847DF" w:rsidRDefault="004A515D">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Data collection</w:t>
      </w:r>
      <w:r w:rsidR="005A5713" w:rsidRPr="000847DF">
        <w:rPr>
          <w:rFonts w:ascii="Times New Roman" w:hAnsi="Times New Roman" w:cs="Times New Roman"/>
          <w:b/>
          <w:bCs/>
        </w:rPr>
        <w:t xml:space="preserve"> </w:t>
      </w:r>
    </w:p>
    <w:p w14:paraId="5E762DA3" w14:textId="77777777" w:rsidR="006B3858" w:rsidRPr="000847DF" w:rsidRDefault="006B3858" w:rsidP="00685A3D">
      <w:pPr>
        <w:widowControl w:val="0"/>
        <w:autoSpaceDE w:val="0"/>
        <w:autoSpaceDN w:val="0"/>
        <w:adjustRightInd w:val="0"/>
        <w:spacing w:after="0" w:line="240" w:lineRule="auto"/>
        <w:ind w:right="624"/>
        <w:jc w:val="both"/>
        <w:rPr>
          <w:rFonts w:ascii="Times New Roman" w:hAnsi="Times New Roman" w:cs="Times New Roman"/>
          <w:color w:val="000000"/>
          <w:kern w:val="0"/>
        </w:rPr>
      </w:pPr>
    </w:p>
    <w:p w14:paraId="2DFD6872" w14:textId="24FCE731" w:rsidR="00513CAB" w:rsidRPr="000847DF" w:rsidRDefault="00DB66D9"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0847DF">
        <w:rPr>
          <w:rFonts w:ascii="Times New Roman" w:hAnsi="Times New Roman" w:cs="Times New Roman"/>
          <w:color w:val="000000"/>
          <w:kern w:val="0"/>
        </w:rPr>
        <w:t>We first combined various</w:t>
      </w:r>
      <w:r w:rsidR="005A5713" w:rsidRPr="000847DF">
        <w:rPr>
          <w:rFonts w:ascii="Times New Roman" w:hAnsi="Times New Roman" w:cs="Times New Roman"/>
          <w:color w:val="000000"/>
          <w:kern w:val="0"/>
        </w:rPr>
        <w:t xml:space="preserve"> global meta-analysis data from </w:t>
      </w:r>
      <w:r w:rsidR="005A5713" w:rsidRPr="000847DF">
        <w:rPr>
          <w:rFonts w:ascii="Times New Roman" w:hAnsi="Times New Roman" w:cs="Times New Roman"/>
          <w:color w:val="000000" w:themeColor="text1"/>
        </w:rPr>
        <w:t>Xu et al.</w:t>
      </w:r>
      <w:r w:rsidR="005A5713" w:rsidRPr="000847DF">
        <w:rPr>
          <w:rFonts w:ascii="Times New Roman" w:hAnsi="Times New Roman" w:cs="Times New Roman"/>
          <w:color w:val="000000" w:themeColor="text1"/>
        </w:rPr>
        <w:fldChar w:fldCharType="begin"/>
      </w:r>
      <w:r w:rsidR="008D1002" w:rsidRPr="000847DF">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face="superscript"&gt;12&lt;/style&gt;&lt;/DisplayText&gt;&lt;record&gt;&lt;rec-number&gt;27&lt;/rec-number&gt;&lt;foreign-keys&gt;&lt;key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5A5713" w:rsidRPr="000847DF">
        <w:rPr>
          <w:rFonts w:ascii="Times New Roman" w:hAnsi="Times New Roman" w:cs="Times New Roman"/>
          <w:color w:val="000000" w:themeColor="text1"/>
        </w:rPr>
        <w:fldChar w:fldCharType="separate"/>
      </w:r>
      <w:r w:rsidR="008D1002" w:rsidRPr="000847DF">
        <w:rPr>
          <w:rFonts w:ascii="Times New Roman" w:hAnsi="Times New Roman" w:cs="Times New Roman"/>
          <w:noProof/>
          <w:color w:val="000000" w:themeColor="text1"/>
          <w:vertAlign w:val="superscript"/>
          <w:lang w:val="fr-FR"/>
        </w:rPr>
        <w:t>12</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lang w:val="fr-FR"/>
        </w:rPr>
        <w:t>, Jian et al.</w:t>
      </w:r>
      <w:r w:rsidR="005A5713"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face="superscript"&gt;45&lt;/style&gt;&lt;/DisplayText&gt;&lt;record&gt;&lt;rec-number&gt;15&lt;/rec-number&gt;&lt;foreign-keys&gt;&lt;key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005A5713"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lang w:val="fr-FR"/>
        </w:rPr>
        <w:t>45</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lang w:val="fr-FR"/>
        </w:rPr>
        <w:t xml:space="preserve">, </w:t>
      </w:r>
      <w:proofErr w:type="spellStart"/>
      <w:r w:rsidR="005A5713" w:rsidRPr="000847DF">
        <w:rPr>
          <w:rFonts w:ascii="Times New Roman" w:hAnsi="Times New Roman" w:cs="Times New Roman"/>
          <w:lang w:val="fr-FR"/>
        </w:rPr>
        <w:t>Pittelkow</w:t>
      </w:r>
      <w:proofErr w:type="spellEnd"/>
      <w:r w:rsidR="005A5713" w:rsidRPr="000847DF">
        <w:rPr>
          <w:rFonts w:ascii="Times New Roman" w:hAnsi="Times New Roman" w:cs="Times New Roman"/>
          <w:lang w:val="fr-FR"/>
        </w:rPr>
        <w:t xml:space="preserve"> et al.</w:t>
      </w:r>
      <w:r w:rsidR="005A5713" w:rsidRPr="000847DF">
        <w:rPr>
          <w:rFonts w:ascii="Times New Roman" w:hAnsi="Times New Roman" w:cs="Times New Roman"/>
          <w:color w:val="000000" w:themeColor="text1"/>
        </w:rPr>
        <w:fldChar w:fldCharType="begin"/>
      </w:r>
      <w:r w:rsidR="00D81CB0" w:rsidRPr="000847DF">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face="superscript"&gt;35&lt;/style&gt;&lt;/DisplayText&gt;&lt;record&gt;&lt;rec-number&gt;32&lt;/rec-number&gt;&lt;foreign-keys&gt;&lt;key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5A5713" w:rsidRPr="000847DF">
        <w:rPr>
          <w:rFonts w:ascii="Times New Roman" w:hAnsi="Times New Roman" w:cs="Times New Roman"/>
          <w:color w:val="000000" w:themeColor="text1"/>
        </w:rPr>
        <w:fldChar w:fldCharType="separate"/>
      </w:r>
      <w:r w:rsidR="00D81CB0" w:rsidRPr="000847DF">
        <w:rPr>
          <w:rFonts w:ascii="Times New Roman" w:hAnsi="Times New Roman" w:cs="Times New Roman"/>
          <w:noProof/>
          <w:color w:val="000000" w:themeColor="text1"/>
          <w:vertAlign w:val="superscript"/>
          <w:lang w:val="fr-FR"/>
        </w:rPr>
        <w:t>35</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lang w:val="fr-FR"/>
        </w:rPr>
        <w:t>, Xia et al.</w:t>
      </w:r>
      <w:r w:rsidR="005A5713"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face="superscript"&gt;46&lt;/style&gt;&lt;/DisplayText&gt;&lt;record&gt;&lt;rec-number&gt;101&lt;/rec-number&gt;&lt;foreign-keys&gt;&lt;key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005A5713"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lang w:val="fr-FR"/>
        </w:rPr>
        <w:t>46</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lang w:val="fr-FR"/>
        </w:rPr>
        <w:t>, Verret et al.</w:t>
      </w:r>
      <w:r w:rsidR="005A5713" w:rsidRPr="000847DF">
        <w:rPr>
          <w:rFonts w:ascii="Times New Roman" w:hAnsi="Times New Roman" w:cs="Times New Roman"/>
          <w:color w:val="000000" w:themeColor="text1"/>
          <w:lang w:val="fr-FR"/>
        </w:rPr>
        <w:fldChar w:fldCharType="begin"/>
      </w:r>
      <w:r w:rsidR="005D0D16" w:rsidRPr="000847DF">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face="superscript"&gt;47&lt;/style&gt;&lt;/DisplayText&gt;&lt;record&gt;&lt;rec-number&gt;103&lt;/rec-number&gt;&lt;foreign-keys&gt;&lt;key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005A5713" w:rsidRPr="000847DF">
        <w:rPr>
          <w:rFonts w:ascii="Times New Roman" w:hAnsi="Times New Roman" w:cs="Times New Roman"/>
          <w:color w:val="000000" w:themeColor="text1"/>
          <w:lang w:val="fr-FR"/>
        </w:rPr>
        <w:fldChar w:fldCharType="separate"/>
      </w:r>
      <w:r w:rsidR="005D0D16" w:rsidRPr="000847DF">
        <w:rPr>
          <w:rFonts w:ascii="Times New Roman" w:hAnsi="Times New Roman" w:cs="Times New Roman"/>
          <w:noProof/>
          <w:color w:val="000000" w:themeColor="text1"/>
          <w:vertAlign w:val="superscript"/>
        </w:rPr>
        <w:t>47</w:t>
      </w:r>
      <w:r w:rsidR="005A5713" w:rsidRPr="000847DF">
        <w:rPr>
          <w:rFonts w:ascii="Times New Roman" w:hAnsi="Times New Roman" w:cs="Times New Roman"/>
          <w:color w:val="000000" w:themeColor="text1"/>
          <w:lang w:val="fr-FR"/>
        </w:rPr>
        <w:fldChar w:fldCharType="end"/>
      </w:r>
      <w:r w:rsidR="005A5713" w:rsidRPr="000847DF">
        <w:rPr>
          <w:rFonts w:ascii="Times New Roman" w:hAnsi="Times New Roman" w:cs="Times New Roman"/>
          <w:color w:val="000000" w:themeColor="text1"/>
        </w:rPr>
        <w:t>, Ding et al.</w:t>
      </w:r>
      <w:r w:rsidR="005A5713"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face="superscript"&gt;48&lt;/style&gt;&lt;/DisplayText&gt;&lt;record&gt;&lt;rec-number&gt;99&lt;/rec-number&gt;&lt;foreign-keys&gt;&lt;key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005A5713"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48</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rPr>
        <w:t xml:space="preserve"> and Felix et al.</w:t>
      </w:r>
      <w:r w:rsidR="005A5713" w:rsidRPr="000847DF">
        <w:rPr>
          <w:rFonts w:ascii="Times New Roman" w:hAnsi="Times New Roman" w:cs="Times New Roman"/>
          <w:color w:val="000000" w:themeColor="text1"/>
        </w:rPr>
        <w:fldChar w:fldCharType="begin"/>
      </w:r>
      <w:r w:rsidR="00D81CB0" w:rsidRPr="000847DF">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face="superscript"&gt;36&lt;/style&gt;&lt;/DisplayText&gt;&lt;record&gt;&lt;rec-number&gt;100&lt;/rec-number&gt;&lt;foreign-keys&gt;&lt;key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005A5713" w:rsidRPr="000847DF">
        <w:rPr>
          <w:rFonts w:ascii="Times New Roman" w:hAnsi="Times New Roman" w:cs="Times New Roman"/>
          <w:color w:val="000000" w:themeColor="text1"/>
        </w:rPr>
        <w:fldChar w:fldCharType="separate"/>
      </w:r>
      <w:r w:rsidR="00D81CB0" w:rsidRPr="000847DF">
        <w:rPr>
          <w:rFonts w:ascii="Times New Roman" w:hAnsi="Times New Roman" w:cs="Times New Roman"/>
          <w:noProof/>
          <w:color w:val="000000" w:themeColor="text1"/>
          <w:vertAlign w:val="superscript"/>
        </w:rPr>
        <w:t>36</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rPr>
        <w:t xml:space="preserve"> </w:t>
      </w:r>
      <w:r w:rsidR="00A940B2" w:rsidRPr="000847DF">
        <w:rPr>
          <w:rFonts w:ascii="Times New Roman" w:hAnsi="Times New Roman" w:cs="Times New Roman"/>
          <w:color w:val="000000"/>
          <w:kern w:val="0"/>
        </w:rPr>
        <w:t xml:space="preserve">to create a comprehensive </w:t>
      </w:r>
      <w:r w:rsidR="003B6020" w:rsidRPr="000847DF">
        <w:rPr>
          <w:rFonts w:ascii="Times New Roman" w:hAnsi="Times New Roman" w:cs="Times New Roman"/>
          <w:color w:val="000000"/>
          <w:kern w:val="0"/>
        </w:rPr>
        <w:t>dataset of field scale studies</w:t>
      </w:r>
      <w:r w:rsidR="005A5713" w:rsidRPr="000847DF">
        <w:rPr>
          <w:rFonts w:ascii="Times New Roman" w:hAnsi="Times New Roman" w:cs="Times New Roman"/>
          <w:color w:val="000000"/>
          <w:kern w:val="0"/>
        </w:rPr>
        <w:t xml:space="preserve">. </w:t>
      </w:r>
      <w:r w:rsidR="003D5AE4" w:rsidRPr="000847DF">
        <w:rPr>
          <w:rFonts w:ascii="Times New Roman" w:hAnsi="Times New Roman" w:cs="Times New Roman"/>
          <w:color w:val="000000" w:themeColor="text1"/>
        </w:rPr>
        <w:t>This resulted in a</w:t>
      </w:r>
      <w:r w:rsidR="005A5713" w:rsidRPr="000847DF">
        <w:rPr>
          <w:rFonts w:ascii="Times New Roman" w:hAnsi="Times New Roman" w:cs="Times New Roman"/>
          <w:color w:val="000000" w:themeColor="text1"/>
        </w:rPr>
        <w:t xml:space="preserve"> total of 10 232 comparisons between </w:t>
      </w:r>
      <w:r w:rsidR="00280860" w:rsidRPr="000847DF">
        <w:rPr>
          <w:rFonts w:ascii="Times New Roman" w:hAnsi="Times New Roman" w:cs="Times New Roman"/>
          <w:color w:val="000000" w:themeColor="text1"/>
        </w:rPr>
        <w:t>SCPs</w:t>
      </w:r>
      <w:r w:rsidR="005A5713" w:rsidRPr="000847DF">
        <w:rPr>
          <w:rFonts w:ascii="Times New Roman" w:hAnsi="Times New Roman" w:cs="Times New Roman"/>
          <w:color w:val="000000" w:themeColor="text1"/>
        </w:rPr>
        <w:t xml:space="preserve"> and CT </w:t>
      </w:r>
      <w:r w:rsidR="0071064B" w:rsidRPr="000847DF">
        <w:rPr>
          <w:rFonts w:ascii="Times New Roman" w:hAnsi="Times New Roman" w:cs="Times New Roman"/>
          <w:color w:val="000000" w:themeColor="text1"/>
        </w:rPr>
        <w:t>(i.e. conventional tillage)</w:t>
      </w:r>
      <w:r w:rsidR="003D5AE4" w:rsidRPr="000847DF">
        <w:rPr>
          <w:rFonts w:ascii="Times New Roman" w:hAnsi="Times New Roman" w:cs="Times New Roman"/>
          <w:color w:val="000000" w:themeColor="text1"/>
        </w:rPr>
        <w:t xml:space="preserve">, </w:t>
      </w:r>
      <w:r w:rsidR="005A5713" w:rsidRPr="000847DF">
        <w:rPr>
          <w:rFonts w:ascii="Times New Roman" w:hAnsi="Times New Roman" w:cs="Times New Roman"/>
          <w:color w:val="000000" w:themeColor="text1"/>
        </w:rPr>
        <w:t>from 758 publications covering 773 sites worldwide (Figure 1).  After compiling the data, the crop types were classified into seven groups with the most cultivated crops in the world such as maize, wheat, soybean and rice considered separately. The remaining crops were categorized cereal, cash-crop and vegetable &amp; fruits and others (see Table 1</w:t>
      </w:r>
      <w:r w:rsidR="00F35087" w:rsidRPr="000847DF">
        <w:rPr>
          <w:rFonts w:ascii="Times New Roman" w:hAnsi="Times New Roman" w:cs="Times New Roman"/>
          <w:color w:val="000000" w:themeColor="text1"/>
        </w:rPr>
        <w:t>-2</w:t>
      </w:r>
      <w:r w:rsidR="005A5713" w:rsidRPr="000847DF">
        <w:rPr>
          <w:rFonts w:ascii="Times New Roman" w:hAnsi="Times New Roman" w:cs="Times New Roman"/>
          <w:color w:val="000000" w:themeColor="text1"/>
        </w:rPr>
        <w:t xml:space="preserve"> in </w:t>
      </w:r>
      <w:r w:rsidR="00E67515" w:rsidRPr="000847DF">
        <w:rPr>
          <w:rFonts w:ascii="Times New Roman" w:hAnsi="Times New Roman" w:cs="Times New Roman"/>
          <w:color w:val="000000" w:themeColor="text1"/>
        </w:rPr>
        <w:t>supplementary material</w:t>
      </w:r>
      <w:r w:rsidR="005A5713" w:rsidRPr="000847DF">
        <w:rPr>
          <w:rFonts w:ascii="Times New Roman" w:hAnsi="Times New Roman" w:cs="Times New Roman"/>
          <w:color w:val="000000" w:themeColor="text1"/>
        </w:rPr>
        <w:t>).</w:t>
      </w:r>
      <w:r w:rsidR="008279F7" w:rsidRPr="000847DF">
        <w:rPr>
          <w:rFonts w:ascii="Times New Roman" w:hAnsi="Times New Roman" w:cs="Times New Roman"/>
          <w:color w:val="000000" w:themeColor="text1"/>
        </w:rPr>
        <w:t xml:space="preserve"> </w:t>
      </w:r>
      <w:commentRangeStart w:id="33"/>
      <w:commentRangeStart w:id="34"/>
      <w:r w:rsidR="005A5713" w:rsidRPr="000847DF">
        <w:rPr>
          <w:rFonts w:ascii="Times New Roman" w:hAnsi="Times New Roman" w:cs="Times New Roman"/>
          <w:color w:val="000000" w:themeColor="text1"/>
        </w:rPr>
        <w:t xml:space="preserve">The compiled data cover the following </w:t>
      </w:r>
      <w:r w:rsidR="007779F7" w:rsidRPr="000847DF">
        <w:rPr>
          <w:rFonts w:ascii="Times New Roman" w:hAnsi="Times New Roman" w:cs="Times New Roman"/>
          <w:color w:val="000000" w:themeColor="text1"/>
        </w:rPr>
        <w:t>SCPs</w:t>
      </w:r>
      <w:r w:rsidR="005A5713" w:rsidRPr="000847DF">
        <w:rPr>
          <w:rFonts w:ascii="Times New Roman" w:hAnsi="Times New Roman" w:cs="Times New Roman"/>
          <w:color w:val="000000" w:themeColor="text1"/>
        </w:rPr>
        <w:t xml:space="preserve"> practices: </w:t>
      </w:r>
      <w:r w:rsidR="00513CAB" w:rsidRPr="000847DF">
        <w:rPr>
          <w:rFonts w:ascii="Times New Roman" w:hAnsi="Times New Roman" w:cs="Times New Roman"/>
          <w:color w:val="000000" w:themeColor="text1"/>
        </w:rPr>
        <w:t>Agroforestry</w:t>
      </w:r>
      <w:r w:rsidR="00C616A3" w:rsidRPr="000847DF">
        <w:rPr>
          <w:rFonts w:ascii="Times New Roman" w:hAnsi="Times New Roman" w:cs="Times New Roman"/>
          <w:color w:val="000000" w:themeColor="text1"/>
        </w:rPr>
        <w:t xml:space="preserve"> (AG)</w:t>
      </w:r>
      <w:r w:rsidR="00513CAB" w:rsidRPr="000847DF">
        <w:rPr>
          <w:rFonts w:ascii="Times New Roman" w:hAnsi="Times New Roman" w:cs="Times New Roman"/>
          <w:color w:val="000000" w:themeColor="text1"/>
        </w:rPr>
        <w:t>, Cover Crop</w:t>
      </w:r>
      <w:r w:rsidR="00C616A3" w:rsidRPr="000847DF">
        <w:rPr>
          <w:rFonts w:ascii="Times New Roman" w:hAnsi="Times New Roman" w:cs="Times New Roman"/>
          <w:color w:val="000000" w:themeColor="text1"/>
        </w:rPr>
        <w:t xml:space="preserve"> (CC)</w:t>
      </w:r>
      <w:r w:rsidR="00513CAB" w:rsidRPr="000847DF">
        <w:rPr>
          <w:rFonts w:ascii="Times New Roman" w:hAnsi="Times New Roman" w:cs="Times New Roman"/>
          <w:color w:val="000000" w:themeColor="text1"/>
        </w:rPr>
        <w:t>, No-tillage</w:t>
      </w:r>
      <w:r w:rsidR="00C616A3" w:rsidRPr="000847DF">
        <w:rPr>
          <w:rFonts w:ascii="Times New Roman" w:hAnsi="Times New Roman" w:cs="Times New Roman"/>
          <w:color w:val="000000" w:themeColor="text1"/>
        </w:rPr>
        <w:t xml:space="preserve"> (NT)</w:t>
      </w:r>
      <w:r w:rsidR="00513CAB" w:rsidRPr="000847DF">
        <w:rPr>
          <w:rFonts w:ascii="Times New Roman" w:hAnsi="Times New Roman" w:cs="Times New Roman"/>
          <w:color w:val="000000" w:themeColor="text1"/>
        </w:rPr>
        <w:t>, organic farming</w:t>
      </w:r>
      <w:r w:rsidR="00C616A3" w:rsidRPr="000847DF">
        <w:rPr>
          <w:rFonts w:ascii="Times New Roman" w:hAnsi="Times New Roman" w:cs="Times New Roman"/>
          <w:color w:val="000000" w:themeColor="text1"/>
        </w:rPr>
        <w:t xml:space="preserve"> (OF)</w:t>
      </w:r>
      <w:r w:rsidR="00513CAB" w:rsidRPr="000847DF">
        <w:rPr>
          <w:rFonts w:ascii="Times New Roman" w:hAnsi="Times New Roman" w:cs="Times New Roman"/>
          <w:color w:val="000000" w:themeColor="text1"/>
        </w:rPr>
        <w:t xml:space="preserve">. </w:t>
      </w:r>
      <w:commentRangeEnd w:id="33"/>
      <w:r w:rsidR="00CB70A4">
        <w:rPr>
          <w:rStyle w:val="CommentReference"/>
        </w:rPr>
        <w:commentReference w:id="33"/>
      </w:r>
      <w:commentRangeEnd w:id="34"/>
      <w:r w:rsidR="00205897">
        <w:rPr>
          <w:rStyle w:val="CommentReference"/>
        </w:rPr>
        <w:commentReference w:id="34"/>
      </w:r>
    </w:p>
    <w:p w14:paraId="02650F83" w14:textId="6E3CA847" w:rsidR="00AA4D41" w:rsidRPr="000847DF" w:rsidRDefault="00C639B0" w:rsidP="00C639B0">
      <w:pPr>
        <w:pStyle w:val="NormalWeb"/>
        <w:rPr>
          <w:color w:val="000000" w:themeColor="text1"/>
          <w:sz w:val="22"/>
          <w:szCs w:val="22"/>
        </w:rPr>
      </w:pPr>
      <w:r w:rsidRPr="000847DF">
        <w:rPr>
          <w:noProof/>
          <w:sz w:val="22"/>
          <w:szCs w:val="22"/>
        </w:rPr>
        <w:lastRenderedPageBreak/>
        <w:drawing>
          <wp:inline distT="0" distB="0" distL="0" distR="0" wp14:anchorId="00CFD6E6" wp14:editId="082B0CFA">
            <wp:extent cx="6092117" cy="3364646"/>
            <wp:effectExtent l="0" t="0" r="4445" b="7620"/>
            <wp:docPr id="214167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831" r="8820"/>
                    <a:stretch/>
                  </pic:blipFill>
                  <pic:spPr bwMode="auto">
                    <a:xfrm>
                      <a:off x="0" y="0"/>
                      <a:ext cx="6092117" cy="3364646"/>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35"/>
      <w:r w:rsidR="00242D05" w:rsidRPr="000847DF">
        <w:rPr>
          <w:color w:val="000000" w:themeColor="text1"/>
          <w:sz w:val="22"/>
          <w:szCs w:val="22"/>
        </w:rPr>
        <w:t xml:space="preserve">Figure </w:t>
      </w:r>
      <w:commentRangeEnd w:id="35"/>
      <w:r w:rsidR="00CA36CC">
        <w:rPr>
          <w:rStyle w:val="CommentReference"/>
          <w:rFonts w:asciiTheme="minorHAnsi" w:eastAsiaTheme="minorHAnsi" w:hAnsiTheme="minorHAnsi" w:cstheme="minorBidi"/>
          <w:kern w:val="2"/>
          <w14:ligatures w14:val="standardContextual"/>
        </w:rPr>
        <w:commentReference w:id="35"/>
      </w:r>
      <w:r w:rsidR="00242D05" w:rsidRPr="000847DF">
        <w:rPr>
          <w:color w:val="000000" w:themeColor="text1"/>
          <w:sz w:val="22"/>
          <w:szCs w:val="22"/>
        </w:rPr>
        <w:t xml:space="preserve">1: Global distribution of the study sites </w:t>
      </w:r>
    </w:p>
    <w:p w14:paraId="7AF093A9" w14:textId="4D301F14" w:rsidR="00D445E3" w:rsidRPr="000847DF" w:rsidRDefault="00733E72">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Environmental moderators</w:t>
      </w:r>
    </w:p>
    <w:p w14:paraId="17E36BFC" w14:textId="77777777" w:rsidR="00247112" w:rsidRPr="000847DF" w:rsidRDefault="00247112" w:rsidP="00247112">
      <w:pPr>
        <w:rPr>
          <w:rFonts w:ascii="Times New Roman" w:hAnsi="Times New Roman" w:cs="Times New Roman"/>
          <w:sz w:val="2"/>
          <w:szCs w:val="2"/>
        </w:rPr>
      </w:pPr>
    </w:p>
    <w:p w14:paraId="690E50D7" w14:textId="70930A1C" w:rsidR="00BF6BDF" w:rsidRPr="000847DF" w:rsidRDefault="00CE10CA" w:rsidP="00B3050C">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The impact of the </w:t>
      </w:r>
      <w:r w:rsidR="007779F7" w:rsidRPr="000847DF">
        <w:rPr>
          <w:rFonts w:ascii="Times New Roman" w:hAnsi="Times New Roman" w:cs="Times New Roman"/>
          <w:color w:val="000000" w:themeColor="text1"/>
        </w:rPr>
        <w:t>SCPs</w:t>
      </w:r>
      <w:r w:rsidRPr="000847DF">
        <w:rPr>
          <w:rFonts w:ascii="Times New Roman" w:hAnsi="Times New Roman" w:cs="Times New Roman"/>
          <w:color w:val="000000" w:themeColor="text1"/>
        </w:rPr>
        <w:t xml:space="preserve"> </w:t>
      </w:r>
      <w:r w:rsidR="003D5ABB" w:rsidRPr="000847DF">
        <w:rPr>
          <w:rFonts w:ascii="Times New Roman" w:hAnsi="Times New Roman" w:cs="Times New Roman"/>
          <w:color w:val="000000" w:themeColor="text1"/>
        </w:rPr>
        <w:t xml:space="preserve">on </w:t>
      </w:r>
      <w:r w:rsidR="00B6675D" w:rsidRPr="000847DF">
        <w:rPr>
          <w:rFonts w:ascii="Times New Roman" w:hAnsi="Times New Roman" w:cs="Times New Roman"/>
          <w:color w:val="000000" w:themeColor="text1"/>
        </w:rPr>
        <w:t>crop yields</w:t>
      </w:r>
      <w:r w:rsidR="00C21AC3" w:rsidRPr="000847DF">
        <w:rPr>
          <w:rFonts w:ascii="Times New Roman" w:hAnsi="Times New Roman" w:cs="Times New Roman"/>
          <w:color w:val="000000" w:themeColor="text1"/>
        </w:rPr>
        <w:t xml:space="preserve"> </w:t>
      </w:r>
      <w:r w:rsidR="003D5ABB" w:rsidRPr="000847DF">
        <w:rPr>
          <w:rFonts w:ascii="Times New Roman" w:hAnsi="Times New Roman" w:cs="Times New Roman"/>
          <w:color w:val="000000" w:themeColor="text1"/>
        </w:rPr>
        <w:t>was</w:t>
      </w:r>
      <w:r w:rsidRPr="000847DF">
        <w:rPr>
          <w:rFonts w:ascii="Times New Roman" w:hAnsi="Times New Roman" w:cs="Times New Roman"/>
          <w:color w:val="000000" w:themeColor="text1"/>
        </w:rPr>
        <w:t xml:space="preserve"> assessed based on </w:t>
      </w:r>
      <w:r w:rsidR="00E20AFE" w:rsidRPr="000847DF">
        <w:rPr>
          <w:rFonts w:ascii="Times New Roman" w:hAnsi="Times New Roman" w:cs="Times New Roman"/>
          <w:color w:val="000000" w:themeColor="text1"/>
        </w:rPr>
        <w:t>three</w:t>
      </w:r>
      <w:r w:rsidRPr="000847DF">
        <w:rPr>
          <w:rFonts w:ascii="Times New Roman" w:hAnsi="Times New Roman" w:cs="Times New Roman"/>
          <w:color w:val="000000" w:themeColor="text1"/>
        </w:rPr>
        <w:t xml:space="preserve"> </w:t>
      </w:r>
      <w:r w:rsidR="00041965" w:rsidRPr="000847DF">
        <w:rPr>
          <w:rFonts w:ascii="Times New Roman" w:hAnsi="Times New Roman" w:cs="Times New Roman"/>
          <w:color w:val="000000" w:themeColor="text1"/>
        </w:rPr>
        <w:t xml:space="preserve">environmental </w:t>
      </w:r>
      <w:r w:rsidRPr="000847DF">
        <w:rPr>
          <w:rFonts w:ascii="Times New Roman" w:hAnsi="Times New Roman" w:cs="Times New Roman"/>
          <w:color w:val="000000" w:themeColor="text1"/>
        </w:rPr>
        <w:t xml:space="preserve">components: </w:t>
      </w:r>
      <w:r w:rsidR="003D5ABB" w:rsidRPr="000847DF">
        <w:rPr>
          <w:rFonts w:ascii="Times New Roman" w:hAnsi="Times New Roman" w:cs="Times New Roman"/>
          <w:color w:val="000000" w:themeColor="text1"/>
        </w:rPr>
        <w:t>climate, s</w:t>
      </w:r>
      <w:r w:rsidRPr="000847DF">
        <w:rPr>
          <w:rFonts w:ascii="Times New Roman" w:hAnsi="Times New Roman" w:cs="Times New Roman"/>
          <w:color w:val="000000" w:themeColor="text1"/>
        </w:rPr>
        <w:t>oil properties</w:t>
      </w:r>
      <w:r w:rsidR="00D81CD0" w:rsidRPr="000847DF">
        <w:rPr>
          <w:rFonts w:ascii="Times New Roman" w:hAnsi="Times New Roman" w:cs="Times New Roman"/>
          <w:color w:val="000000" w:themeColor="text1"/>
        </w:rPr>
        <w:t xml:space="preserve"> and </w:t>
      </w:r>
      <w:r w:rsidR="00041965" w:rsidRPr="000847DF">
        <w:rPr>
          <w:rFonts w:ascii="Times New Roman" w:hAnsi="Times New Roman" w:cs="Times New Roman"/>
          <w:color w:val="000000" w:themeColor="text1"/>
        </w:rPr>
        <w:t>t</w:t>
      </w:r>
      <w:r w:rsidR="00C22771" w:rsidRPr="000847DF">
        <w:rPr>
          <w:rFonts w:ascii="Times New Roman" w:hAnsi="Times New Roman" w:cs="Times New Roman"/>
          <w:color w:val="000000" w:themeColor="text1"/>
        </w:rPr>
        <w:t>opography</w:t>
      </w:r>
      <w:r w:rsidR="00041965" w:rsidRPr="000847DF">
        <w:rPr>
          <w:rFonts w:ascii="Times New Roman" w:hAnsi="Times New Roman" w:cs="Times New Roman"/>
          <w:color w:val="000000" w:themeColor="text1"/>
        </w:rPr>
        <w:t xml:space="preserve">. </w:t>
      </w:r>
      <w:r w:rsidR="00D81CD0" w:rsidRPr="000847DF">
        <w:rPr>
          <w:rFonts w:ascii="Times New Roman" w:hAnsi="Times New Roman" w:cs="Times New Roman"/>
          <w:color w:val="000000" w:themeColor="text1"/>
        </w:rPr>
        <w:t xml:space="preserve"> </w:t>
      </w:r>
      <w:r w:rsidR="00041965" w:rsidRPr="000847DF">
        <w:rPr>
          <w:rFonts w:ascii="Times New Roman" w:hAnsi="Times New Roman" w:cs="Times New Roman"/>
          <w:color w:val="000000" w:themeColor="text1"/>
        </w:rPr>
        <w:t xml:space="preserve">For each of the three components, </w:t>
      </w:r>
      <w:r w:rsidR="00B90727" w:rsidRPr="000847DF">
        <w:rPr>
          <w:rFonts w:ascii="Times New Roman" w:hAnsi="Times New Roman" w:cs="Times New Roman"/>
          <w:color w:val="000000" w:themeColor="text1"/>
        </w:rPr>
        <w:t>several</w:t>
      </w:r>
      <w:r w:rsidR="00041965" w:rsidRPr="000847DF">
        <w:rPr>
          <w:rFonts w:ascii="Times New Roman" w:hAnsi="Times New Roman" w:cs="Times New Roman"/>
          <w:color w:val="000000" w:themeColor="text1"/>
        </w:rPr>
        <w:t xml:space="preserve"> indicators </w:t>
      </w:r>
      <w:r w:rsidR="00534709" w:rsidRPr="000847DF">
        <w:rPr>
          <w:rFonts w:ascii="Times New Roman" w:hAnsi="Times New Roman" w:cs="Times New Roman"/>
          <w:color w:val="000000" w:themeColor="text1"/>
        </w:rPr>
        <w:t xml:space="preserve">were </w:t>
      </w:r>
      <w:r w:rsidR="00041965" w:rsidRPr="000847DF">
        <w:rPr>
          <w:rFonts w:ascii="Times New Roman" w:hAnsi="Times New Roman" w:cs="Times New Roman"/>
          <w:color w:val="000000" w:themeColor="text1"/>
        </w:rPr>
        <w:t>identiﬁed (Table 1).</w:t>
      </w:r>
      <w:r w:rsidR="008706DD" w:rsidRPr="000847DF">
        <w:rPr>
          <w:rFonts w:ascii="Times New Roman" w:hAnsi="Times New Roman" w:cs="Times New Roman"/>
          <w:color w:val="000000" w:themeColor="text1"/>
        </w:rPr>
        <w:t xml:space="preserve"> </w:t>
      </w:r>
    </w:p>
    <w:p w14:paraId="6D4B4588" w14:textId="77777777" w:rsidR="00BF6BDF" w:rsidRPr="000847DF" w:rsidRDefault="00BF6BDF" w:rsidP="00B3050C">
      <w:pPr>
        <w:tabs>
          <w:tab w:val="num" w:pos="720"/>
        </w:tabs>
        <w:spacing w:after="0" w:line="240" w:lineRule="auto"/>
        <w:jc w:val="both"/>
        <w:rPr>
          <w:rFonts w:ascii="Times New Roman" w:hAnsi="Times New Roman" w:cs="Times New Roman"/>
          <w:color w:val="000000" w:themeColor="text1"/>
        </w:rPr>
      </w:pPr>
    </w:p>
    <w:p w14:paraId="1AE62CA6" w14:textId="24EBE8D5" w:rsidR="00D92170" w:rsidRPr="000847DF" w:rsidRDefault="00CF0A86" w:rsidP="00D92170">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Climate, </w:t>
      </w:r>
      <w:r w:rsidR="00C22771" w:rsidRPr="000847DF">
        <w:rPr>
          <w:rFonts w:ascii="Times New Roman" w:hAnsi="Times New Roman" w:cs="Times New Roman"/>
          <w:color w:val="000000" w:themeColor="text1"/>
        </w:rPr>
        <w:t>topographic</w:t>
      </w:r>
      <w:r w:rsidR="0021722E" w:rsidRPr="000847DF">
        <w:rPr>
          <w:rFonts w:ascii="Times New Roman" w:hAnsi="Times New Roman" w:cs="Times New Roman"/>
          <w:color w:val="000000" w:themeColor="text1"/>
        </w:rPr>
        <w:t xml:space="preserve"> and</w:t>
      </w:r>
      <w:r w:rsidRPr="000847DF">
        <w:rPr>
          <w:rFonts w:ascii="Times New Roman" w:hAnsi="Times New Roman" w:cs="Times New Roman"/>
          <w:color w:val="000000" w:themeColor="text1"/>
        </w:rPr>
        <w:t xml:space="preserve"> </w:t>
      </w:r>
      <w:r w:rsidR="0021722E" w:rsidRPr="000847DF">
        <w:rPr>
          <w:rFonts w:ascii="Times New Roman" w:hAnsi="Times New Roman" w:cs="Times New Roman"/>
          <w:color w:val="000000" w:themeColor="text1"/>
        </w:rPr>
        <w:t>soil propert</w:t>
      </w:r>
      <w:ins w:id="36" w:author="Kummu Matti" w:date="2025-09-25T08:20:00Z" w16du:dateUtc="2025-09-25T05:20:00Z">
        <w:r w:rsidR="00C22808">
          <w:rPr>
            <w:rFonts w:ascii="Times New Roman" w:hAnsi="Times New Roman" w:cs="Times New Roman"/>
            <w:color w:val="000000" w:themeColor="text1"/>
          </w:rPr>
          <w:t>y</w:t>
        </w:r>
      </w:ins>
      <w:del w:id="37" w:author="Kummu Matti" w:date="2025-09-25T08:20:00Z" w16du:dateUtc="2025-09-25T05:20:00Z">
        <w:r w:rsidR="0021722E" w:rsidRPr="000847DF" w:rsidDel="00C22808">
          <w:rPr>
            <w:rFonts w:ascii="Times New Roman" w:hAnsi="Times New Roman" w:cs="Times New Roman"/>
            <w:color w:val="000000" w:themeColor="text1"/>
          </w:rPr>
          <w:delText>ies</w:delText>
        </w:r>
      </w:del>
      <w:r w:rsidR="0021722E" w:rsidRPr="000847DF">
        <w:rPr>
          <w:rFonts w:ascii="Times New Roman" w:hAnsi="Times New Roman" w:cs="Times New Roman"/>
          <w:color w:val="000000" w:themeColor="text1"/>
        </w:rPr>
        <w:t xml:space="preserve"> </w:t>
      </w:r>
      <w:r w:rsidR="00D92170" w:rsidRPr="000847DF">
        <w:rPr>
          <w:rFonts w:ascii="Times New Roman" w:hAnsi="Times New Roman" w:cs="Times New Roman"/>
          <w:color w:val="000000" w:themeColor="text1"/>
        </w:rPr>
        <w:t xml:space="preserve">variables </w:t>
      </w:r>
      <w:r w:rsidR="00534709" w:rsidRPr="000847DF">
        <w:rPr>
          <w:rFonts w:ascii="Times New Roman" w:hAnsi="Times New Roman" w:cs="Times New Roman"/>
          <w:color w:val="000000" w:themeColor="text1"/>
        </w:rPr>
        <w:t xml:space="preserve">have </w:t>
      </w:r>
      <w:r w:rsidR="00D92170" w:rsidRPr="000847DF">
        <w:rPr>
          <w:rFonts w:ascii="Times New Roman" w:hAnsi="Times New Roman" w:cs="Times New Roman"/>
          <w:color w:val="000000" w:themeColor="text1"/>
        </w:rPr>
        <w:t>been documented to have a major impact on crop growth and food production</w:t>
      </w:r>
      <w:r w:rsidR="00D92170" w:rsidRPr="000847DF">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aXB0Ij40OS01Mjwvc3R5bGU+PC9EaXNwbGF5VGV4dD48cmVjb3JkPjxyZWMtbnVtYmVyPjIwOTwv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5D0D16" w:rsidRPr="000847DF">
        <w:rPr>
          <w:rFonts w:ascii="Times New Roman" w:hAnsi="Times New Roman" w:cs="Times New Roman"/>
          <w:color w:val="000000" w:themeColor="text1"/>
        </w:rPr>
        <w:instrText xml:space="preserve"> ADDIN EN.CITE </w:instrText>
      </w:r>
      <w:r w:rsidR="005D0D16" w:rsidRPr="000847DF">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aXB0Ij40OS01Mjwvc3R5bGU+PC9EaXNwbGF5VGV4dD48cmVjb3JkPjxyZWMtbnVtYmVyPjIwOTwv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5D0D16" w:rsidRPr="000847DF">
        <w:rPr>
          <w:rFonts w:ascii="Times New Roman" w:hAnsi="Times New Roman" w:cs="Times New Roman"/>
          <w:color w:val="000000" w:themeColor="text1"/>
        </w:rPr>
        <w:instrText xml:space="preserve"> ADDIN EN.CITE.DATA </w:instrText>
      </w:r>
      <w:r w:rsidR="005D0D16" w:rsidRPr="000847DF">
        <w:rPr>
          <w:rFonts w:ascii="Times New Roman" w:hAnsi="Times New Roman" w:cs="Times New Roman"/>
          <w:color w:val="000000" w:themeColor="text1"/>
        </w:rPr>
      </w:r>
      <w:r w:rsidR="005D0D16" w:rsidRPr="000847DF">
        <w:rPr>
          <w:rFonts w:ascii="Times New Roman" w:hAnsi="Times New Roman" w:cs="Times New Roman"/>
          <w:color w:val="000000" w:themeColor="text1"/>
        </w:rPr>
        <w:fldChar w:fldCharType="end"/>
      </w:r>
      <w:r w:rsidR="00D92170" w:rsidRPr="000847DF">
        <w:rPr>
          <w:rFonts w:ascii="Times New Roman" w:hAnsi="Times New Roman" w:cs="Times New Roman"/>
          <w:color w:val="000000" w:themeColor="text1"/>
        </w:rPr>
      </w:r>
      <w:r w:rsidR="00D92170"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49-52</w:t>
      </w:r>
      <w:r w:rsidR="00D92170" w:rsidRPr="000847DF">
        <w:rPr>
          <w:rFonts w:ascii="Times New Roman" w:hAnsi="Times New Roman" w:cs="Times New Roman"/>
          <w:color w:val="000000" w:themeColor="text1"/>
        </w:rPr>
        <w:fldChar w:fldCharType="end"/>
      </w:r>
      <w:r w:rsidR="00D92170" w:rsidRPr="000847DF">
        <w:rPr>
          <w:rFonts w:ascii="Times New Roman" w:hAnsi="Times New Roman" w:cs="Times New Roman"/>
          <w:color w:val="000000" w:themeColor="text1"/>
        </w:rPr>
        <w:t xml:space="preserve">. </w:t>
      </w:r>
      <w:r w:rsidRPr="000847DF">
        <w:rPr>
          <w:rFonts w:ascii="Times New Roman" w:hAnsi="Times New Roman" w:cs="Times New Roman"/>
          <w:color w:val="000000" w:themeColor="text1"/>
        </w:rPr>
        <w:t>As climate variables, precipitation and temperature</w:t>
      </w:r>
      <w:r w:rsidR="00B57E3B" w:rsidRPr="000847DF">
        <w:rPr>
          <w:rFonts w:ascii="Times New Roman" w:hAnsi="Times New Roman" w:cs="Times New Roman"/>
          <w:color w:val="000000" w:themeColor="text1"/>
        </w:rPr>
        <w:t xml:space="preserve"> are closely associated with crop growth and crop yield</w:t>
      </w:r>
      <w:r w:rsidR="00E90F57" w:rsidRPr="000847DF">
        <w:rPr>
          <w:rFonts w:ascii="Times New Roman" w:hAnsi="Times New Roman" w:cs="Times New Roman"/>
          <w:color w:val="000000" w:themeColor="text1"/>
        </w:rPr>
        <w:t xml:space="preserve"> and affect soil moisture status which in turn determines whether water might be a limiting factor</w:t>
      </w:r>
      <w:r w:rsidR="5611816C" w:rsidRPr="000847DF">
        <w:rPr>
          <w:rFonts w:ascii="Times New Roman" w:hAnsi="Times New Roman" w:cs="Times New Roman"/>
          <w:color w:val="000000" w:themeColor="text1"/>
        </w:rPr>
        <w:t xml:space="preserve"> in</w:t>
      </w:r>
      <w:r w:rsidR="00E90F57" w:rsidRPr="000847DF">
        <w:rPr>
          <w:rFonts w:ascii="Times New Roman" w:hAnsi="Times New Roman" w:cs="Times New Roman"/>
          <w:color w:val="000000" w:themeColor="text1"/>
        </w:rPr>
        <w:t xml:space="preserve"> the crop phenological development. The aridity considered in this study as climate indicator is </w:t>
      </w:r>
      <w:r w:rsidR="00B3050C" w:rsidRPr="000847DF">
        <w:rPr>
          <w:rFonts w:ascii="Times New Roman" w:hAnsi="Times New Roman" w:cs="Times New Roman"/>
          <w:color w:val="000000" w:themeColor="text1"/>
        </w:rPr>
        <w:t>defined as the ratio of precipitation to potential evapotranspiration and is a</w:t>
      </w:r>
      <w:r w:rsidR="00E90F57" w:rsidRPr="000847DF">
        <w:rPr>
          <w:rFonts w:ascii="Times New Roman" w:hAnsi="Times New Roman" w:cs="Times New Roman"/>
          <w:color w:val="000000" w:themeColor="text1"/>
        </w:rPr>
        <w:t xml:space="preserve"> measure of moisture availability for crop growth</w:t>
      </w:r>
      <w:r w:rsidR="00B3050C" w:rsidRPr="000847DF">
        <w:rPr>
          <w:rFonts w:ascii="Times New Roman" w:hAnsi="Times New Roman" w:cs="Times New Roman"/>
          <w:color w:val="000000" w:themeColor="text1"/>
        </w:rPr>
        <w:t xml:space="preserve">. </w:t>
      </w:r>
      <w:r w:rsidR="00D92170" w:rsidRPr="000847DF">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0847DF">
        <w:rPr>
          <w:rFonts w:ascii="Times New Roman" w:hAnsi="Times New Roman" w:cs="Times New Roman"/>
          <w:color w:val="222222"/>
          <w:shd w:val="clear" w:color="auto" w:fill="FFFFFF"/>
        </w:rPr>
        <w:fldChar w:fldCharType="begin"/>
      </w:r>
      <w:r w:rsidR="005D0D16" w:rsidRPr="000847DF">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face="superscript"&gt;53&lt;/style&gt;&lt;/DisplayText&gt;&lt;record&gt;&lt;rec-number&gt;105&lt;/rec-number&gt;&lt;foreign-keys&gt;&lt;key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0847DF">
        <w:rPr>
          <w:rFonts w:ascii="Times New Roman" w:hAnsi="Times New Roman" w:cs="Times New Roman"/>
          <w:color w:val="222222"/>
          <w:shd w:val="clear" w:color="auto" w:fill="FFFFFF"/>
        </w:rPr>
        <w:fldChar w:fldCharType="separate"/>
      </w:r>
      <w:r w:rsidR="005D0D16" w:rsidRPr="000847DF">
        <w:rPr>
          <w:rFonts w:ascii="Times New Roman" w:hAnsi="Times New Roman" w:cs="Times New Roman"/>
          <w:noProof/>
          <w:color w:val="222222"/>
          <w:shd w:val="clear" w:color="auto" w:fill="FFFFFF"/>
          <w:vertAlign w:val="superscript"/>
        </w:rPr>
        <w:t>53</w:t>
      </w:r>
      <w:r w:rsidR="00D92170" w:rsidRPr="000847DF">
        <w:rPr>
          <w:rFonts w:ascii="Times New Roman" w:hAnsi="Times New Roman" w:cs="Times New Roman"/>
          <w:color w:val="222222"/>
          <w:shd w:val="clear" w:color="auto" w:fill="FFFFFF"/>
        </w:rPr>
        <w:fldChar w:fldCharType="end"/>
      </w:r>
      <w:r w:rsidR="00D92170" w:rsidRPr="000847DF">
        <w:rPr>
          <w:rFonts w:ascii="Times New Roman" w:hAnsi="Times New Roman" w:cs="Times New Roman"/>
          <w:color w:val="222222"/>
          <w:shd w:val="clear" w:color="auto" w:fill="FFFFFF"/>
        </w:rPr>
        <w:t xml:space="preserve">. </w:t>
      </w:r>
      <w:r w:rsidR="00BF6BDF" w:rsidRPr="000847DF">
        <w:rPr>
          <w:rFonts w:ascii="Times New Roman" w:hAnsi="Times New Roman" w:cs="Times New Roman"/>
          <w:color w:val="000000" w:themeColor="text1"/>
        </w:rPr>
        <w:t xml:space="preserve">The Growing Degree (GDD) measures the heat accumulation over the growing season </w:t>
      </w:r>
      <w:r w:rsidR="0021722E" w:rsidRPr="000847DF">
        <w:rPr>
          <w:rFonts w:ascii="Times New Roman" w:hAnsi="Times New Roman" w:cs="Times New Roman"/>
          <w:color w:val="000000" w:themeColor="text1"/>
        </w:rPr>
        <w:t>(</w:t>
      </w:r>
      <w:r w:rsidR="0021722E" w:rsidRPr="000847DF">
        <w:rPr>
          <w:rFonts w:ascii="Times New Roman" w:eastAsia="Times New Roman" w:hAnsi="Times New Roman" w:cs="Times New Roman"/>
          <w:color w:val="000000"/>
          <w:kern w:val="0"/>
          <w14:ligatures w14:val="none"/>
        </w:rPr>
        <w:t>° C</w:t>
      </w:r>
      <w:r w:rsidR="0021722E" w:rsidRPr="000847DF">
        <w:rPr>
          <w:rFonts w:ascii="Times New Roman" w:hAnsi="Times New Roman" w:cs="Times New Roman"/>
          <w:color w:val="000000" w:themeColor="text1"/>
        </w:rPr>
        <w:t xml:space="preserve">) </w:t>
      </w:r>
      <w:r w:rsidR="00BF6BDF" w:rsidRPr="000847DF">
        <w:rPr>
          <w:rFonts w:ascii="Times New Roman" w:hAnsi="Times New Roman" w:cs="Times New Roman"/>
          <w:color w:val="000000" w:themeColor="text1"/>
        </w:rPr>
        <w:t>and is a measure of the relationship between temperature and plant development. T</w:t>
      </w:r>
      <w:r w:rsidR="00D92170" w:rsidRPr="000847DF">
        <w:rPr>
          <w:rFonts w:ascii="Times New Roman" w:hAnsi="Times New Roman" w:cs="Times New Roman"/>
          <w:color w:val="000000" w:themeColor="text1"/>
        </w:rPr>
        <w:t>he Grow</w:t>
      </w:r>
      <w:r w:rsidR="00BF6BDF" w:rsidRPr="000847DF">
        <w:rPr>
          <w:rFonts w:ascii="Times New Roman" w:hAnsi="Times New Roman" w:cs="Times New Roman"/>
          <w:color w:val="000000" w:themeColor="text1"/>
        </w:rPr>
        <w:t xml:space="preserve">ing </w:t>
      </w:r>
      <w:r w:rsidR="00D92170" w:rsidRPr="000847DF">
        <w:rPr>
          <w:rFonts w:ascii="Times New Roman" w:hAnsi="Times New Roman" w:cs="Times New Roman"/>
          <w:color w:val="000000" w:themeColor="text1"/>
        </w:rPr>
        <w:t xml:space="preserve">degree days (GDD) used in this based was sourced from </w:t>
      </w:r>
      <w:r w:rsidR="00D92170"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rPr>
        <w:t xml:space="preserve">Ahvo, et al. </w:t>
      </w:r>
      <w:r w:rsidR="005D0D16" w:rsidRPr="000847DF">
        <w:rPr>
          <w:rFonts w:ascii="Times New Roman" w:hAnsi="Times New Roman" w:cs="Times New Roman"/>
          <w:noProof/>
          <w:color w:val="000000" w:themeColor="text1"/>
          <w:vertAlign w:val="superscript"/>
        </w:rPr>
        <w:t>40</w:t>
      </w:r>
      <w:r w:rsidR="00D92170" w:rsidRPr="000847DF">
        <w:rPr>
          <w:rFonts w:ascii="Times New Roman" w:hAnsi="Times New Roman" w:cs="Times New Roman"/>
          <w:color w:val="000000" w:themeColor="text1"/>
        </w:rPr>
        <w:fldChar w:fldCharType="end"/>
      </w:r>
      <w:r w:rsidR="00D92170" w:rsidRPr="000847DF">
        <w:rPr>
          <w:rFonts w:ascii="Times New Roman" w:hAnsi="Times New Roman" w:cs="Times New Roman"/>
          <w:color w:val="000000" w:themeColor="text1"/>
        </w:rPr>
        <w:t xml:space="preserve">. </w:t>
      </w:r>
    </w:p>
    <w:p w14:paraId="0B4B8BD0" w14:textId="77777777" w:rsidR="00D92170" w:rsidRPr="000847DF"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78419982" w:rsidR="004A515D" w:rsidRPr="000847DF" w:rsidRDefault="00C22771"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Topography </w:t>
      </w:r>
      <w:r w:rsidR="00991BB9" w:rsidRPr="000847DF">
        <w:rPr>
          <w:rFonts w:ascii="Times New Roman" w:hAnsi="Times New Roman" w:cs="Times New Roman"/>
          <w:color w:val="000000" w:themeColor="text1"/>
        </w:rPr>
        <w:t xml:space="preserve">attributes </w:t>
      </w:r>
      <w:r w:rsidR="004A515D" w:rsidRPr="000847DF">
        <w:rPr>
          <w:rFonts w:ascii="Times New Roman" w:hAnsi="Times New Roman" w:cs="Times New Roman"/>
          <w:color w:val="000000" w:themeColor="text1"/>
        </w:rPr>
        <w:t xml:space="preserve">interact with weather to </w:t>
      </w:r>
      <w:r w:rsidR="00991BB9" w:rsidRPr="000847DF">
        <w:rPr>
          <w:rFonts w:ascii="Times New Roman" w:hAnsi="Times New Roman" w:cs="Times New Roman"/>
          <w:color w:val="000000" w:themeColor="text1"/>
        </w:rPr>
        <w:t>affect</w:t>
      </w:r>
      <w:r w:rsidR="004A515D" w:rsidRPr="000847DF">
        <w:rPr>
          <w:rFonts w:ascii="Times New Roman" w:hAnsi="Times New Roman" w:cs="Times New Roman"/>
          <w:color w:val="000000" w:themeColor="text1"/>
        </w:rPr>
        <w:t xml:space="preserve"> soil temperature and moisture</w:t>
      </w:r>
      <w:r w:rsidR="004A515D"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face="superscript"&gt;54,55&lt;/style&gt;&lt;/DisplayText&gt;&lt;record&gt;&lt;rec-number&gt;202&lt;/rec-number&gt;&lt;foreign-keys&gt;&lt;key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54,55</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xml:space="preserve">. </w:t>
      </w:r>
      <w:r w:rsidR="00991BB9" w:rsidRPr="000847DF">
        <w:rPr>
          <w:rFonts w:ascii="Times New Roman" w:hAnsi="Times New Roman" w:cs="Times New Roman"/>
          <w:color w:val="000000" w:themeColor="text1"/>
        </w:rPr>
        <w:t xml:space="preserve">Water stress occurs most likely </w:t>
      </w:r>
      <w:r w:rsidR="004A515D" w:rsidRPr="000847DF">
        <w:rPr>
          <w:rFonts w:ascii="Times New Roman" w:hAnsi="Times New Roman" w:cs="Times New Roman"/>
          <w:color w:val="000000" w:themeColor="text1"/>
        </w:rPr>
        <w:t xml:space="preserve">in upslope positions </w:t>
      </w:r>
      <w:r w:rsidR="00991BB9" w:rsidRPr="000847DF">
        <w:rPr>
          <w:rFonts w:ascii="Times New Roman" w:hAnsi="Times New Roman" w:cs="Times New Roman"/>
          <w:color w:val="000000" w:themeColor="text1"/>
        </w:rPr>
        <w:t xml:space="preserve">with </w:t>
      </w:r>
      <w:r w:rsidR="004A515D" w:rsidRPr="000847DF">
        <w:rPr>
          <w:rFonts w:ascii="Times New Roman" w:hAnsi="Times New Roman" w:cs="Times New Roman"/>
          <w:color w:val="000000" w:themeColor="text1"/>
        </w:rPr>
        <w:t>lower and higher variability in yields compared to lower slope positions</w:t>
      </w:r>
      <w:r w:rsidR="004A515D" w:rsidRPr="000847DF">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Ij41Ni01ODwvc3R5bGU+PC9EaXNwbGF5VGV4dD48cmVjb3JkPjxyZWMtbnVtYmVyPjE5OTwvcmVj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5D0D16" w:rsidRPr="000847DF">
        <w:rPr>
          <w:rFonts w:ascii="Times New Roman" w:hAnsi="Times New Roman" w:cs="Times New Roman"/>
          <w:color w:val="000000" w:themeColor="text1"/>
        </w:rPr>
        <w:instrText xml:space="preserve"> ADDIN EN.CITE </w:instrText>
      </w:r>
      <w:r w:rsidR="005D0D16" w:rsidRPr="000847DF">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Ij41Ni01ODwvc3R5bGU+PC9EaXNwbGF5VGV4dD48cmVjb3JkPjxyZWMtbnVtYmVyPjE5OTwvcmVj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5D0D16" w:rsidRPr="000847DF">
        <w:rPr>
          <w:rFonts w:ascii="Times New Roman" w:hAnsi="Times New Roman" w:cs="Times New Roman"/>
          <w:color w:val="000000" w:themeColor="text1"/>
        </w:rPr>
        <w:instrText xml:space="preserve"> ADDIN EN.CITE.DATA </w:instrText>
      </w:r>
      <w:r w:rsidR="005D0D16" w:rsidRPr="000847DF">
        <w:rPr>
          <w:rFonts w:ascii="Times New Roman" w:hAnsi="Times New Roman" w:cs="Times New Roman"/>
          <w:color w:val="000000" w:themeColor="text1"/>
        </w:rPr>
      </w:r>
      <w:r w:rsidR="005D0D16"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56-58</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xml:space="preserve">. </w:t>
      </w:r>
      <w:r w:rsidR="00991BB9" w:rsidRPr="000847DF">
        <w:rPr>
          <w:rFonts w:ascii="Times New Roman" w:hAnsi="Times New Roman" w:cs="Times New Roman"/>
          <w:color w:val="000000" w:themeColor="text1"/>
        </w:rPr>
        <w:t>T</w:t>
      </w:r>
      <w:r w:rsidRPr="000847DF">
        <w:rPr>
          <w:rFonts w:ascii="Times New Roman" w:hAnsi="Times New Roman" w:cs="Times New Roman"/>
          <w:color w:val="000000" w:themeColor="text1"/>
        </w:rPr>
        <w:t>opographic variables</w:t>
      </w:r>
      <w:r w:rsidR="00991BB9" w:rsidRPr="000847DF">
        <w:rPr>
          <w:rFonts w:ascii="Times New Roman" w:hAnsi="Times New Roman" w:cs="Times New Roman"/>
          <w:color w:val="000000" w:themeColor="text1"/>
        </w:rPr>
        <w:t xml:space="preserve"> such as </w:t>
      </w:r>
      <w:r w:rsidR="00C21AC3" w:rsidRPr="000847DF">
        <w:rPr>
          <w:rFonts w:ascii="Times New Roman" w:hAnsi="Times New Roman" w:cs="Times New Roman"/>
          <w:color w:val="000000" w:themeColor="text1"/>
        </w:rPr>
        <w:t>elevation</w:t>
      </w:r>
      <w:r w:rsidR="00991BB9" w:rsidRPr="000847DF">
        <w:rPr>
          <w:rFonts w:ascii="Times New Roman" w:hAnsi="Times New Roman" w:cs="Times New Roman"/>
          <w:color w:val="000000" w:themeColor="text1"/>
        </w:rPr>
        <w:t xml:space="preserve"> and slope</w:t>
      </w:r>
      <w:r w:rsidR="004A515D" w:rsidRPr="000847DF">
        <w:rPr>
          <w:rFonts w:ascii="Times New Roman" w:hAnsi="Times New Roman" w:cs="Times New Roman"/>
          <w:color w:val="000000" w:themeColor="text1"/>
        </w:rPr>
        <w:t xml:space="preserve"> (1 km) were obtained via the platform provided by the global study of </w:t>
      </w:r>
      <w:r w:rsidR="004A515D"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face="superscript"&gt;59&lt;/style&gt;&lt;/DisplayText&gt;&lt;record&gt;&lt;rec-number&gt;177&lt;/rec-number&gt;&lt;foreign-keys&gt;&lt;key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rPr>
        <w:t xml:space="preserve">Amatulli, et al. </w:t>
      </w:r>
      <w:r w:rsidR="005D0D16" w:rsidRPr="000847DF">
        <w:rPr>
          <w:rFonts w:ascii="Times New Roman" w:hAnsi="Times New Roman" w:cs="Times New Roman"/>
          <w:noProof/>
          <w:color w:val="000000" w:themeColor="text1"/>
          <w:vertAlign w:val="superscript"/>
        </w:rPr>
        <w:t>59</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xml:space="preserve">. </w:t>
      </w:r>
      <w:r w:rsidR="0035134A" w:rsidRPr="000847DF">
        <w:rPr>
          <w:rFonts w:ascii="Times New Roman" w:hAnsi="Times New Roman" w:cs="Times New Roman"/>
          <w:color w:val="000000" w:themeColor="text1"/>
        </w:rPr>
        <w:t xml:space="preserve">The landform </w:t>
      </w:r>
      <w:r w:rsidR="00402495" w:rsidRPr="000847DF">
        <w:rPr>
          <w:rFonts w:ascii="Times New Roman" w:hAnsi="Times New Roman" w:cs="Times New Roman"/>
          <w:color w:val="000000" w:themeColor="text1"/>
        </w:rPr>
        <w:t xml:space="preserve">grid </w:t>
      </w:r>
      <w:r w:rsidR="0035134A" w:rsidRPr="000847DF">
        <w:rPr>
          <w:rFonts w:ascii="Times New Roman" w:hAnsi="Times New Roman" w:cs="Times New Roman"/>
          <w:color w:val="000000" w:themeColor="text1"/>
        </w:rPr>
        <w:t xml:space="preserve">data was sourced from the study </w:t>
      </w:r>
      <w:r w:rsidR="00402495" w:rsidRPr="000847DF">
        <w:rPr>
          <w:rFonts w:ascii="Times New Roman" w:hAnsi="Times New Roman" w:cs="Times New Roman"/>
          <w:color w:val="000000" w:themeColor="text1"/>
        </w:rPr>
        <w:t xml:space="preserve">of </w:t>
      </w:r>
      <w:r w:rsidR="00402495"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 AuthorYear="1"&gt;&lt;Author&gt;Iwahashi&lt;/Author&gt;&lt;Year&gt;2022&lt;/Year&gt;&lt;RecNum&gt;384&lt;/RecNum&gt;&lt;DisplayText&gt;Iwahashi and Yamazaki &lt;style face="superscript"&gt;60&lt;/style&gt;&lt;/DisplayText&gt;&lt;record&gt;&lt;rec-number&gt;384&lt;/rec-number&gt;&lt;foreign-keys&gt;&lt;key app="EN" db-id="5va0eddeq9tsxle0sr8xd2thpfv2t0a0dfxs" timestamp="1749195050"&gt;384&lt;/key&gt;&lt;/foreign-keys&gt;&lt;ref-type name="Journal Article"&gt;17&lt;/ref-type&gt;&lt;contributors&gt;&lt;authors&gt;&lt;author&gt;Iwahashi, Junko&lt;/author&gt;&lt;author&gt;Yamazaki, Dai&lt;/author&gt;&lt;/authors&gt;&lt;/contributors&gt;&lt;titles&gt;&lt;title&gt;Global polygons for terrain classification divided into uniform slopes and basins&lt;/title&gt;&lt;secondary-title&gt;Progress in Earth and Planetary Science&lt;/secondary-title&gt;&lt;/titles&gt;&lt;periodical&gt;&lt;full-title&gt;Progress in Earth and Planetary Science&lt;/full-title&gt;&lt;/periodical&gt;&lt;pages&gt;33&lt;/pages&gt;&lt;volume&gt;9&lt;/volume&gt;&lt;number&gt;1&lt;/number&gt;&lt;dates&gt;&lt;year&gt;2022&lt;/year&gt;&lt;/dates&gt;&lt;isbn&gt;2197-4284&lt;/isbn&gt;&lt;urls&gt;&lt;/urls&gt;&lt;/record&gt;&lt;/Cite&gt;&lt;/EndNote&gt;</w:instrText>
      </w:r>
      <w:r w:rsidR="00402495"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rPr>
        <w:t xml:space="preserve">Iwahashi and Yamazaki </w:t>
      </w:r>
      <w:r w:rsidR="005D0D16" w:rsidRPr="000847DF">
        <w:rPr>
          <w:rFonts w:ascii="Times New Roman" w:hAnsi="Times New Roman" w:cs="Times New Roman"/>
          <w:noProof/>
          <w:color w:val="000000" w:themeColor="text1"/>
          <w:vertAlign w:val="superscript"/>
        </w:rPr>
        <w:t>60</w:t>
      </w:r>
      <w:r w:rsidR="00402495" w:rsidRPr="000847DF">
        <w:rPr>
          <w:rFonts w:ascii="Times New Roman" w:hAnsi="Times New Roman" w:cs="Times New Roman"/>
          <w:color w:val="000000" w:themeColor="text1"/>
        </w:rPr>
        <w:fldChar w:fldCharType="end"/>
      </w:r>
      <w:r w:rsidR="00402495" w:rsidRPr="000847DF">
        <w:rPr>
          <w:rFonts w:ascii="Times New Roman" w:hAnsi="Times New Roman" w:cs="Times New Roman"/>
          <w:color w:val="000000" w:themeColor="text1"/>
        </w:rPr>
        <w:t>.</w:t>
      </w:r>
    </w:p>
    <w:p w14:paraId="522F6B43" w14:textId="77777777" w:rsidR="00991BB9" w:rsidRPr="000847DF"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5955B92B" w:rsidR="004A515D" w:rsidRPr="000847DF" w:rsidRDefault="00991BB9" w:rsidP="004A515D">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S</w:t>
      </w:r>
      <w:r w:rsidR="004A515D" w:rsidRPr="000847DF">
        <w:rPr>
          <w:rFonts w:ascii="Times New Roman" w:hAnsi="Times New Roman" w:cs="Times New Roman"/>
          <w:color w:val="000000" w:themeColor="text1"/>
        </w:rPr>
        <w:t xml:space="preserve">oil properties </w:t>
      </w:r>
      <w:r w:rsidRPr="000847DF">
        <w:rPr>
          <w:rFonts w:ascii="Times New Roman" w:hAnsi="Times New Roman" w:cs="Times New Roman"/>
          <w:color w:val="000000" w:themeColor="text1"/>
        </w:rPr>
        <w:t xml:space="preserve">determine the local environment for crop growth </w:t>
      </w:r>
      <w:r w:rsidR="001264B1" w:rsidRPr="000847DF">
        <w:rPr>
          <w:rFonts w:ascii="Times New Roman" w:hAnsi="Times New Roman" w:cs="Times New Roman"/>
          <w:color w:val="000000" w:themeColor="text1"/>
        </w:rPr>
        <w:t>by affecting soil</w:t>
      </w:r>
      <w:r w:rsidR="004A515D" w:rsidRPr="000847DF">
        <w:rPr>
          <w:rFonts w:ascii="Times New Roman" w:hAnsi="Times New Roman" w:cs="Times New Roman"/>
          <w:color w:val="000000" w:themeColor="text1"/>
        </w:rPr>
        <w:t xml:space="preserve"> aeration, nutrient cycling and root growth</w:t>
      </w:r>
      <w:r w:rsidR="004A515D"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face="superscript"&gt;61,62&lt;/style&gt;&lt;/DisplayText&gt;&lt;record&gt;&lt;rec-number&gt;207&lt;/rec-number&gt;&lt;foreign-keys&gt;&lt;key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61,62</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xml:space="preserve">. For </w:t>
      </w:r>
      <w:r w:rsidR="001264B1" w:rsidRPr="000847DF">
        <w:rPr>
          <w:rFonts w:ascii="Times New Roman" w:hAnsi="Times New Roman" w:cs="Times New Roman"/>
          <w:color w:val="000000" w:themeColor="text1"/>
        </w:rPr>
        <w:t>instance</w:t>
      </w:r>
      <w:r w:rsidR="004A515D" w:rsidRPr="000847DF">
        <w:rPr>
          <w:rFonts w:ascii="Times New Roman" w:hAnsi="Times New Roman" w:cs="Times New Roman"/>
          <w:color w:val="000000" w:themeColor="text1"/>
        </w:rPr>
        <w:t xml:space="preserve">, soil texture affects the available water capacity in the root space while </w:t>
      </w:r>
      <w:r w:rsidR="001264B1" w:rsidRPr="000847DF">
        <w:rPr>
          <w:rFonts w:ascii="Times New Roman" w:hAnsi="Times New Roman" w:cs="Times New Roman"/>
          <w:color w:val="000000" w:themeColor="text1"/>
        </w:rPr>
        <w:t xml:space="preserve">soil </w:t>
      </w:r>
      <w:r w:rsidR="004A515D" w:rsidRPr="000847DF">
        <w:rPr>
          <w:rFonts w:ascii="Times New Roman" w:hAnsi="Times New Roman" w:cs="Times New Roman"/>
          <w:color w:val="000000" w:themeColor="text1"/>
        </w:rPr>
        <w:t>pH influences the availability of nutrients to plants and microbial activity</w:t>
      </w:r>
      <w:r w:rsidR="004A515D"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face="superscript"&gt;63,64&lt;/style&gt;&lt;/DisplayText&gt;&lt;record&gt;&lt;rec-number&gt;204&lt;/rec-number&gt;&lt;foreign-keys&gt;&lt;key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63,64</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Global soil properties such as soil texture (sand, silt, clay), bulk density (BD), soil organic carbon (SOC), pH</w:t>
      </w:r>
      <w:r w:rsidR="006D58A0" w:rsidRPr="000847DF">
        <w:rPr>
          <w:rFonts w:ascii="Times New Roman" w:hAnsi="Times New Roman" w:cs="Times New Roman"/>
          <w:color w:val="000000" w:themeColor="text1"/>
        </w:rPr>
        <w:t xml:space="preserve">, </w:t>
      </w:r>
      <w:r w:rsidR="479E93D9" w:rsidRPr="000847DF">
        <w:rPr>
          <w:rFonts w:ascii="Times New Roman" w:hAnsi="Times New Roman" w:cs="Times New Roman"/>
          <w:color w:val="000000" w:themeColor="text1"/>
        </w:rPr>
        <w:t xml:space="preserve">and </w:t>
      </w:r>
      <w:r w:rsidR="006D58A0" w:rsidRPr="000847DF">
        <w:rPr>
          <w:rFonts w:ascii="Times New Roman" w:hAnsi="Times New Roman" w:cs="Times New Roman"/>
          <w:color w:val="000000" w:themeColor="text1"/>
        </w:rPr>
        <w:t xml:space="preserve">soil types </w:t>
      </w:r>
      <w:r w:rsidR="004A515D" w:rsidRPr="000847DF">
        <w:rPr>
          <w:rFonts w:ascii="Times New Roman" w:hAnsi="Times New Roman" w:cs="Times New Roman"/>
          <w:color w:val="000000" w:themeColor="text1"/>
        </w:rPr>
        <w:t xml:space="preserve">were downloaded from the </w:t>
      </w:r>
      <w:proofErr w:type="spellStart"/>
      <w:r w:rsidR="004A515D" w:rsidRPr="000847DF">
        <w:rPr>
          <w:rFonts w:ascii="Times New Roman" w:hAnsi="Times New Roman" w:cs="Times New Roman"/>
          <w:color w:val="000000" w:themeColor="text1"/>
        </w:rPr>
        <w:t>SoilGrids</w:t>
      </w:r>
      <w:proofErr w:type="spellEnd"/>
      <w:r w:rsidR="004A515D" w:rsidRPr="000847DF">
        <w:rPr>
          <w:rFonts w:ascii="Times New Roman" w:hAnsi="Times New Roman" w:cs="Times New Roman"/>
          <w:color w:val="000000" w:themeColor="text1"/>
        </w:rPr>
        <w:t xml:space="preserve"> (250 m) platform</w:t>
      </w:r>
      <w:r w:rsidR="006D58A0" w:rsidRPr="000847DF">
        <w:rPr>
          <w:rFonts w:ascii="Times New Roman" w:hAnsi="Times New Roman" w:cs="Times New Roman"/>
          <w:color w:val="000000" w:themeColor="text1"/>
        </w:rPr>
        <w:t xml:space="preserve"> which is a global soil information </w:t>
      </w:r>
      <w:r w:rsidR="006D58A0" w:rsidRPr="000847DF">
        <w:rPr>
          <w:rFonts w:ascii="Times New Roman" w:hAnsi="Times New Roman" w:cs="Times New Roman"/>
          <w:color w:val="000000" w:themeColor="text1"/>
        </w:rPr>
        <w:lastRenderedPageBreak/>
        <w:t>system developed by ISRIC – World Soil Information</w:t>
      </w:r>
      <w:r w:rsidR="004A515D" w:rsidRPr="000847DF">
        <w:rPr>
          <w:rFonts w:ascii="Times New Roman" w:hAnsi="Times New Roman" w:cs="Times New Roman"/>
          <w:color w:val="222222"/>
          <w:shd w:val="clear" w:color="auto" w:fill="FFFFFF"/>
        </w:rPr>
        <w:t xml:space="preserve"> </w:t>
      </w:r>
      <w:r w:rsidR="004A515D" w:rsidRPr="000847DF">
        <w:rPr>
          <w:rFonts w:ascii="Times New Roman" w:hAnsi="Times New Roman" w:cs="Times New Roman"/>
          <w:color w:val="222222"/>
          <w:shd w:val="clear" w:color="auto" w:fill="FFFFFF"/>
        </w:rPr>
        <w:fldChar w:fldCharType="begin"/>
      </w:r>
      <w:r w:rsidR="005D0D16" w:rsidRPr="000847DF">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0847DF">
        <w:rPr>
          <w:rFonts w:ascii="Times New Roman" w:hAnsi="Times New Roman" w:cs="Times New Roman"/>
          <w:color w:val="222222"/>
          <w:shd w:val="clear" w:color="auto" w:fill="FFFFFF"/>
        </w:rPr>
        <w:fldChar w:fldCharType="separate"/>
      </w:r>
      <w:r w:rsidR="005D0D16" w:rsidRPr="000847DF">
        <w:rPr>
          <w:rFonts w:ascii="Times New Roman" w:hAnsi="Times New Roman" w:cs="Times New Roman"/>
          <w:noProof/>
          <w:color w:val="222222"/>
          <w:shd w:val="clear" w:color="auto" w:fill="FFFFFF"/>
          <w:vertAlign w:val="superscript"/>
        </w:rPr>
        <w:t>41</w:t>
      </w:r>
      <w:r w:rsidR="004A515D" w:rsidRPr="000847DF">
        <w:rPr>
          <w:rFonts w:ascii="Times New Roman" w:hAnsi="Times New Roman" w:cs="Times New Roman"/>
          <w:color w:val="222222"/>
          <w:shd w:val="clear" w:color="auto" w:fill="FFFFFF"/>
        </w:rPr>
        <w:fldChar w:fldCharType="end"/>
      </w:r>
      <w:r w:rsidR="004A515D" w:rsidRPr="000847DF">
        <w:rPr>
          <w:rFonts w:ascii="Times New Roman" w:hAnsi="Times New Roman" w:cs="Times New Roman"/>
          <w:color w:val="222222"/>
          <w:shd w:val="clear" w:color="auto" w:fill="FFFFFF"/>
        </w:rPr>
        <w:t xml:space="preserve">. </w:t>
      </w:r>
      <w:r w:rsidR="004A515D" w:rsidRPr="000847DF">
        <w:rPr>
          <w:rFonts w:ascii="Times New Roman" w:hAnsi="Times New Roman" w:cs="Times New Roman"/>
          <w:color w:val="000000" w:themeColor="text1"/>
        </w:rPr>
        <w:t>The global stock of soil Olsen phosphorus came from the global study carried out by McDowell et al.</w:t>
      </w:r>
      <w:r w:rsidR="004A515D"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face="superscript"&gt;65&lt;/style&gt;&lt;/DisplayText&gt;&lt;record&gt;&lt;rec-number&gt;106&lt;/rec-number&gt;&lt;foreign-keys&gt;&lt;key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65</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xml:space="preserve"> </w:t>
      </w:r>
    </w:p>
    <w:p w14:paraId="20BFD871" w14:textId="77777777" w:rsidR="009E1418" w:rsidRPr="000847DF" w:rsidRDefault="009E1418" w:rsidP="004A515D">
      <w:pPr>
        <w:tabs>
          <w:tab w:val="num" w:pos="720"/>
        </w:tabs>
        <w:spacing w:after="0" w:line="240" w:lineRule="auto"/>
        <w:jc w:val="both"/>
        <w:rPr>
          <w:rFonts w:ascii="Times New Roman" w:hAnsi="Times New Roman" w:cs="Times New Roman"/>
          <w:color w:val="000000" w:themeColor="text1"/>
        </w:rPr>
      </w:pPr>
    </w:p>
    <w:p w14:paraId="5393DD50" w14:textId="1403F839" w:rsidR="00260B88" w:rsidRPr="000847DF" w:rsidRDefault="00260B88" w:rsidP="004A515D">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In addition to assessing broad environmental factors, we specifically investigated additional management variables—cover cropping (yes/no), nitrogen fertilizer application (yes/no), weeding (yes/no), and crop rotation (yes/no)—within the no-tillage (NT) practice. This focus on NT was motivated by data availability. Among SCPs in our database, NT has the largest number of observations with detailed management information. In contrast, other SCPs lacked sufficient data on these management variables to support meaningful subgroup analyses. Therefore, analyzing NT with these additional factors allows us to better understand how specific management decisions within this practice influence yield variability.</w:t>
      </w:r>
    </w:p>
    <w:p w14:paraId="5CC5074C" w14:textId="77777777" w:rsidR="00DD5CB4" w:rsidRPr="000847DF" w:rsidRDefault="00DD5CB4" w:rsidP="004A515D">
      <w:pPr>
        <w:tabs>
          <w:tab w:val="num" w:pos="720"/>
        </w:tabs>
        <w:spacing w:after="0" w:line="240" w:lineRule="auto"/>
        <w:jc w:val="both"/>
        <w:rPr>
          <w:rFonts w:ascii="Times New Roman" w:hAnsi="Times New Roman" w:cs="Times New Roman"/>
          <w:color w:val="000000" w:themeColor="text1"/>
        </w:rPr>
      </w:pPr>
    </w:p>
    <w:p w14:paraId="11C95619" w14:textId="3FB75A3E" w:rsidR="00DD5CB4" w:rsidRPr="000847DF" w:rsidRDefault="00DD5CB4" w:rsidP="004A515D">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To integrate the meta-analysis data with environmental variables, we overlaid spatial datasets of input factors—such as climate, topographic and soil properties from </w:t>
      </w:r>
      <w:proofErr w:type="spellStart"/>
      <w:r w:rsidRPr="000847DF">
        <w:rPr>
          <w:rFonts w:ascii="Times New Roman" w:hAnsi="Times New Roman" w:cs="Times New Roman"/>
          <w:color w:val="000000" w:themeColor="text1"/>
        </w:rPr>
        <w:t>SoilGrids</w:t>
      </w:r>
      <w:proofErr w:type="spellEnd"/>
      <w:r w:rsidRPr="000847DF">
        <w:rPr>
          <w:rFonts w:ascii="Times New Roman" w:hAnsi="Times New Roman" w:cs="Times New Roman"/>
          <w:color w:val="000000" w:themeColor="text1"/>
        </w:rPr>
        <w:t>,</w:t>
      </w:r>
      <w:r w:rsidR="005D1FF8" w:rsidRPr="000847DF">
        <w:rPr>
          <w:rFonts w:ascii="Times New Roman" w:hAnsi="Times New Roman" w:cs="Times New Roman"/>
          <w:color w:val="000000" w:themeColor="text1"/>
        </w:rPr>
        <w:t xml:space="preserve"> - </w:t>
      </w:r>
      <w:r w:rsidRPr="000847DF">
        <w:rPr>
          <w:rFonts w:ascii="Times New Roman" w:hAnsi="Times New Roman" w:cs="Times New Roman"/>
          <w:color w:val="000000" w:themeColor="text1"/>
        </w:rPr>
        <w:t>available in raster format with the geographic coordinates of the SCPs reported in the meta-studies. Using these coordinates, we extracted corresponding environmental variable values for each observation point. This spatial extraction and data processing were carried out using R software, enabling the linkage of SCP yield data with environmental conditions</w:t>
      </w:r>
      <w:r w:rsidR="00137005" w:rsidRPr="000847DF">
        <w:rPr>
          <w:rFonts w:ascii="Times New Roman" w:hAnsi="Times New Roman" w:cs="Times New Roman"/>
          <w:color w:val="000000" w:themeColor="text1"/>
        </w:rPr>
        <w:t xml:space="preserve">. </w:t>
      </w:r>
    </w:p>
    <w:p w14:paraId="75362610" w14:textId="77777777" w:rsidR="004A515D" w:rsidRPr="000847DF"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0847DF" w:rsidRDefault="004313B5">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Data analysis</w:t>
      </w:r>
    </w:p>
    <w:p w14:paraId="6068F613" w14:textId="77777777" w:rsidR="006B3858" w:rsidRPr="000847DF" w:rsidRDefault="006B3858" w:rsidP="006B3858">
      <w:pPr>
        <w:pStyle w:val="ListParagraph"/>
        <w:widowControl w:val="0"/>
        <w:autoSpaceDE w:val="0"/>
        <w:autoSpaceDN w:val="0"/>
        <w:adjustRightInd w:val="0"/>
        <w:spacing w:after="0" w:line="260" w:lineRule="exact"/>
        <w:ind w:left="792" w:right="-43"/>
        <w:jc w:val="both"/>
        <w:rPr>
          <w:rFonts w:ascii="Times New Roman" w:hAnsi="Times New Roman" w:cs="Times New Roman"/>
          <w:b/>
          <w:bCs/>
        </w:rPr>
      </w:pPr>
    </w:p>
    <w:p w14:paraId="38D650E8" w14:textId="203E94EA" w:rsidR="00706EFC" w:rsidRPr="000847DF"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The data analysis focused on the effect size (ES), </w:t>
      </w:r>
      <w:r w:rsidR="00937E07" w:rsidRPr="000847DF">
        <w:rPr>
          <w:rFonts w:ascii="Times New Roman" w:hAnsi="Times New Roman" w:cs="Times New Roman"/>
          <w:color w:val="000000" w:themeColor="text1"/>
        </w:rPr>
        <w:t>which reflects</w:t>
      </w:r>
      <w:r w:rsidRPr="000847DF">
        <w:rPr>
          <w:rFonts w:ascii="Times New Roman" w:hAnsi="Times New Roman" w:cs="Times New Roman"/>
          <w:color w:val="000000" w:themeColor="text1"/>
        </w:rPr>
        <w:t xml:space="preserve"> the response ratios (RR) of crop yield to these management systems</w:t>
      </w:r>
      <w:r w:rsidR="002405F7" w:rsidRPr="000847DF">
        <w:rPr>
          <w:rFonts w:ascii="Times New Roman" w:hAnsi="Times New Roman" w:cs="Times New Roman"/>
          <w:color w:val="000000" w:themeColor="text1"/>
        </w:rPr>
        <w:t xml:space="preserve">. </w:t>
      </w:r>
      <w:r w:rsidR="00FD7008" w:rsidRPr="000847DF">
        <w:rPr>
          <w:rFonts w:ascii="Times New Roman" w:hAnsi="Times New Roman" w:cs="Times New Roman"/>
          <w:color w:val="000000" w:themeColor="text1"/>
        </w:rPr>
        <w:t xml:space="preserve">The ES </w:t>
      </w:r>
      <w:r w:rsidRPr="000847DF">
        <w:rPr>
          <w:rFonts w:ascii="Times New Roman" w:hAnsi="Times New Roman" w:cs="Times New Roman"/>
          <w:color w:val="000000" w:themeColor="text1"/>
        </w:rPr>
        <w:t xml:space="preserve">was assessed by taking the natural logarithm calculated of RR following </w:t>
      </w:r>
      <w:r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face="superscript"&gt;66&lt;/style&gt;&lt;/DisplayText&gt;&lt;record&gt;&lt;rec-number&gt;235&lt;/rec-number&gt;&lt;foreign-keys&gt;&lt;key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rPr>
        <w:t xml:space="preserve">Luo, et al. </w:t>
      </w:r>
      <w:r w:rsidR="005D0D16" w:rsidRPr="000847DF">
        <w:rPr>
          <w:rFonts w:ascii="Times New Roman" w:hAnsi="Times New Roman" w:cs="Times New Roman"/>
          <w:noProof/>
          <w:color w:val="000000" w:themeColor="text1"/>
          <w:vertAlign w:val="superscript"/>
        </w:rPr>
        <w:t>66</w:t>
      </w:r>
      <w:r w:rsidRPr="000847DF">
        <w:rPr>
          <w:rFonts w:ascii="Times New Roman" w:hAnsi="Times New Roman" w:cs="Times New Roman"/>
          <w:color w:val="000000" w:themeColor="text1"/>
        </w:rPr>
        <w:fldChar w:fldCharType="end"/>
      </w:r>
      <w:r w:rsidRPr="000847DF">
        <w:rPr>
          <w:rFonts w:ascii="Times New Roman" w:hAnsi="Times New Roman" w:cs="Times New Roman"/>
          <w:color w:val="000000" w:themeColor="text1"/>
        </w:rPr>
        <w:t xml:space="preserve"> :  RR = ln(X</w:t>
      </w:r>
      <w:r w:rsidRPr="000847DF">
        <w:rPr>
          <w:rFonts w:ascii="Times New Roman" w:hAnsi="Times New Roman" w:cs="Times New Roman"/>
          <w:color w:val="000000" w:themeColor="text1"/>
          <w:vertAlign w:val="subscript"/>
        </w:rPr>
        <w:t>T</w:t>
      </w:r>
      <w:r w:rsidRPr="000847DF">
        <w:rPr>
          <w:rFonts w:ascii="Times New Roman" w:hAnsi="Times New Roman" w:cs="Times New Roman"/>
          <w:color w:val="000000" w:themeColor="text1"/>
        </w:rPr>
        <w:t>/X</w:t>
      </w:r>
      <w:r w:rsidRPr="000847DF">
        <w:rPr>
          <w:rFonts w:ascii="Times New Roman" w:hAnsi="Times New Roman" w:cs="Times New Roman"/>
          <w:color w:val="000000" w:themeColor="text1"/>
          <w:vertAlign w:val="subscript"/>
        </w:rPr>
        <w:t>C</w:t>
      </w:r>
      <w:r w:rsidRPr="000847DF">
        <w:rPr>
          <w:rFonts w:ascii="Times New Roman" w:hAnsi="Times New Roman" w:cs="Times New Roman"/>
          <w:color w:val="000000" w:themeColor="text1"/>
        </w:rPr>
        <w:t>)</w:t>
      </w:r>
      <w:r w:rsidR="00B27827" w:rsidRPr="000847DF">
        <w:rPr>
          <w:rFonts w:ascii="Times New Roman" w:hAnsi="Times New Roman" w:cs="Times New Roman"/>
          <w:color w:val="000000" w:themeColor="text1"/>
        </w:rPr>
        <w:t xml:space="preserve"> </w:t>
      </w:r>
      <w:r w:rsidRPr="000847DF">
        <w:rPr>
          <w:rFonts w:ascii="Times New Roman" w:hAnsi="Times New Roman" w:cs="Times New Roman"/>
          <w:color w:val="000000" w:themeColor="text1"/>
        </w:rPr>
        <w:t>where X</w:t>
      </w:r>
      <w:r w:rsidRPr="000847DF">
        <w:rPr>
          <w:rFonts w:ascii="Times New Roman" w:hAnsi="Times New Roman" w:cs="Times New Roman"/>
          <w:color w:val="000000" w:themeColor="text1"/>
          <w:vertAlign w:val="subscript"/>
        </w:rPr>
        <w:t>T</w:t>
      </w:r>
      <w:r w:rsidRPr="000847DF">
        <w:rPr>
          <w:rFonts w:ascii="Times New Roman" w:hAnsi="Times New Roman" w:cs="Times New Roman"/>
          <w:color w:val="000000" w:themeColor="text1"/>
        </w:rPr>
        <w:t xml:space="preserve"> and X</w:t>
      </w:r>
      <w:r w:rsidRPr="000847DF">
        <w:rPr>
          <w:rFonts w:ascii="Times New Roman" w:hAnsi="Times New Roman" w:cs="Times New Roman"/>
          <w:color w:val="000000" w:themeColor="text1"/>
          <w:vertAlign w:val="subscript"/>
        </w:rPr>
        <w:t xml:space="preserve">C </w:t>
      </w:r>
      <w:r w:rsidRPr="000847DF">
        <w:rPr>
          <w:rFonts w:ascii="Times New Roman" w:hAnsi="Times New Roman" w:cs="Times New Roman"/>
          <w:color w:val="000000" w:themeColor="text1"/>
        </w:rPr>
        <w:t xml:space="preserve">are the yield value under treatment (NT, AG, CC, or OF) and control, respectively. </w:t>
      </w:r>
      <w:r w:rsidR="00441FD9" w:rsidRPr="000847DF">
        <w:rPr>
          <w:rFonts w:ascii="Times New Roman" w:hAnsi="Times New Roman" w:cs="Times New Roman"/>
          <w:color w:val="000000" w:themeColor="text1"/>
        </w:rPr>
        <w:t>A m</w:t>
      </w:r>
      <w:r w:rsidR="00706EFC" w:rsidRPr="000847DF">
        <w:rPr>
          <w:rFonts w:ascii="Times New Roman" w:hAnsi="Times New Roman" w:cs="Times New Roman"/>
          <w:color w:val="000000" w:themeColor="text1"/>
        </w:rPr>
        <w:t xml:space="preserve">oderator analysis was conducted to determine </w:t>
      </w:r>
      <w:r w:rsidR="008D7555" w:rsidRPr="000847DF">
        <w:rPr>
          <w:rFonts w:ascii="Times New Roman" w:hAnsi="Times New Roman" w:cs="Times New Roman"/>
          <w:color w:val="000000" w:themeColor="text1"/>
        </w:rPr>
        <w:t xml:space="preserve">the </w:t>
      </w:r>
      <w:r w:rsidR="007779F7" w:rsidRPr="000847DF">
        <w:rPr>
          <w:rFonts w:ascii="Times New Roman" w:hAnsi="Times New Roman" w:cs="Times New Roman"/>
          <w:color w:val="000000" w:themeColor="text1"/>
        </w:rPr>
        <w:t>SCPs</w:t>
      </w:r>
      <w:r w:rsidR="008D7555" w:rsidRPr="000847DF">
        <w:rPr>
          <w:rFonts w:ascii="Times New Roman" w:hAnsi="Times New Roman" w:cs="Times New Roman"/>
          <w:color w:val="000000" w:themeColor="text1"/>
        </w:rPr>
        <w:t xml:space="preserve"> </w:t>
      </w:r>
      <w:r w:rsidR="00706EFC" w:rsidRPr="000847DF">
        <w:rPr>
          <w:rFonts w:ascii="Times New Roman" w:hAnsi="Times New Roman" w:cs="Times New Roman"/>
          <w:color w:val="000000" w:themeColor="text1"/>
        </w:rPr>
        <w:t xml:space="preserve">effects </w:t>
      </w:r>
      <w:r w:rsidR="008D7555" w:rsidRPr="000847DF">
        <w:rPr>
          <w:rFonts w:ascii="Times New Roman" w:hAnsi="Times New Roman" w:cs="Times New Roman"/>
          <w:color w:val="000000" w:themeColor="text1"/>
        </w:rPr>
        <w:t>ES. This analysis was carried out by grouping the metadata into the following categories:</w:t>
      </w:r>
    </w:p>
    <w:p w14:paraId="6DC4BFC8" w14:textId="77777777" w:rsidR="00503BB0" w:rsidRPr="000847DF"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49B89C88" w:rsidR="006519C5" w:rsidRPr="000847DF"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u w:val="single"/>
        </w:rPr>
        <w:t>Crop groups</w:t>
      </w:r>
      <w:r w:rsidR="008C22E7" w:rsidRPr="000847DF">
        <w:rPr>
          <w:rFonts w:ascii="Times New Roman" w:hAnsi="Times New Roman" w:cs="Times New Roman"/>
          <w:color w:val="000000" w:themeColor="text1"/>
        </w:rPr>
        <w:t>:</w:t>
      </w:r>
      <w:r w:rsidR="006519C5" w:rsidRPr="000847DF">
        <w:rPr>
          <w:rFonts w:ascii="Times New Roman" w:hAnsi="Times New Roman" w:cs="Times New Roman"/>
          <w:color w:val="000000" w:themeColor="text1"/>
        </w:rPr>
        <w:t xml:space="preserve"> The previously defined crop groups were considered:</w:t>
      </w:r>
      <w:r w:rsidR="007451B1" w:rsidRPr="000847DF">
        <w:rPr>
          <w:rFonts w:ascii="Times New Roman" w:hAnsi="Times New Roman" w:cs="Times New Roman"/>
          <w:color w:val="000000" w:themeColor="text1"/>
        </w:rPr>
        <w:t xml:space="preserve"> maize, wheat, soybean and rice, cereal, cash-crop and vegetable &amp; fruits and others. </w:t>
      </w:r>
    </w:p>
    <w:p w14:paraId="4BD6C8C4" w14:textId="780AB21E" w:rsidR="00503BB0" w:rsidRPr="000847DF"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Bulk densities</w:t>
      </w:r>
      <w:r w:rsidR="008C22E7" w:rsidRPr="000847DF">
        <w:rPr>
          <w:rFonts w:ascii="Times New Roman" w:hAnsi="Times New Roman" w:cs="Times New Roman"/>
          <w:color w:val="000000" w:themeColor="text1"/>
        </w:rPr>
        <w:t>:</w:t>
      </w:r>
      <w:r w:rsidR="006519C5" w:rsidRPr="000847DF">
        <w:rPr>
          <w:rFonts w:ascii="Times New Roman" w:hAnsi="Times New Roman" w:cs="Times New Roman"/>
          <w:color w:val="000000" w:themeColor="text1"/>
        </w:rPr>
        <w:t xml:space="preserve"> </w:t>
      </w:r>
      <w:r w:rsidR="007C039D" w:rsidRPr="000847DF">
        <w:rPr>
          <w:rFonts w:ascii="Times New Roman" w:hAnsi="Times New Roman" w:cs="Times New Roman"/>
          <w:color w:val="000000" w:themeColor="text1"/>
        </w:rPr>
        <w:t>Low values of BD describe permeable soils allowing plant</w:t>
      </w:r>
      <w:r w:rsidR="2ACD0923" w:rsidRPr="000847DF">
        <w:rPr>
          <w:rFonts w:ascii="Times New Roman" w:hAnsi="Times New Roman" w:cs="Times New Roman"/>
          <w:color w:val="000000" w:themeColor="text1"/>
        </w:rPr>
        <w:t>s</w:t>
      </w:r>
      <w:r w:rsidR="007C039D" w:rsidRPr="000847DF">
        <w:rPr>
          <w:rFonts w:ascii="Times New Roman" w:hAnsi="Times New Roman" w:cs="Times New Roman"/>
          <w:color w:val="000000" w:themeColor="text1"/>
        </w:rPr>
        <w:t xml:space="preserve"> to reach the nutrient and water easily while high values denote a compacted soil with high mechanical impedance resulting in limited roots growth. </w:t>
      </w:r>
      <w:r w:rsidR="006519C5" w:rsidRPr="000847DF">
        <w:rPr>
          <w:rFonts w:ascii="Times New Roman" w:hAnsi="Times New Roman" w:cs="Times New Roman"/>
          <w:color w:val="000000" w:themeColor="text1"/>
        </w:rPr>
        <w:t xml:space="preserve">It was categorized into three different categories: </w:t>
      </w:r>
      <w:r w:rsidR="007C039D" w:rsidRPr="000847DF">
        <w:rPr>
          <w:rFonts w:ascii="Times New Roman" w:hAnsi="Times New Roman" w:cs="Times New Roman"/>
          <w:color w:val="000000" w:themeColor="text1"/>
        </w:rPr>
        <w:t>low (</w:t>
      </w:r>
      <w:r w:rsidR="006519C5" w:rsidRPr="000847DF">
        <w:rPr>
          <w:rFonts w:ascii="Times New Roman" w:hAnsi="Times New Roman" w:cs="Times New Roman"/>
          <w:color w:val="000000" w:themeColor="text1"/>
        </w:rPr>
        <w:t>&lt; 1.2 kg/dm</w:t>
      </w:r>
      <w:r w:rsidR="006519C5" w:rsidRPr="000847DF">
        <w:rPr>
          <w:rFonts w:ascii="Times New Roman" w:hAnsi="Times New Roman" w:cs="Times New Roman"/>
          <w:color w:val="000000" w:themeColor="text1"/>
          <w:vertAlign w:val="superscript"/>
        </w:rPr>
        <w:t>3</w:t>
      </w:r>
      <w:r w:rsidR="007C039D" w:rsidRPr="000847DF">
        <w:rPr>
          <w:rFonts w:ascii="Times New Roman" w:hAnsi="Times New Roman" w:cs="Times New Roman"/>
          <w:color w:val="000000" w:themeColor="text1"/>
          <w:vertAlign w:val="superscript"/>
        </w:rPr>
        <w:t>)</w:t>
      </w:r>
      <w:r w:rsidR="006519C5" w:rsidRPr="000847DF">
        <w:rPr>
          <w:rFonts w:ascii="Times New Roman" w:hAnsi="Times New Roman" w:cs="Times New Roman"/>
          <w:color w:val="000000" w:themeColor="text1"/>
        </w:rPr>
        <w:t>,</w:t>
      </w:r>
      <w:r w:rsidR="007C039D" w:rsidRPr="000847DF">
        <w:rPr>
          <w:rFonts w:ascii="Times New Roman" w:hAnsi="Times New Roman" w:cs="Times New Roman"/>
          <w:color w:val="000000" w:themeColor="text1"/>
        </w:rPr>
        <w:t xml:space="preserve"> moderate (</w:t>
      </w:r>
      <w:r w:rsidR="006519C5" w:rsidRPr="000847DF">
        <w:rPr>
          <w:rFonts w:ascii="Times New Roman" w:hAnsi="Times New Roman" w:cs="Times New Roman"/>
          <w:color w:val="000000" w:themeColor="text1"/>
        </w:rPr>
        <w:t>1.2 kg/dm</w:t>
      </w:r>
      <w:r w:rsidR="006519C5" w:rsidRPr="000847DF">
        <w:rPr>
          <w:rFonts w:ascii="Times New Roman" w:hAnsi="Times New Roman" w:cs="Times New Roman"/>
          <w:color w:val="000000" w:themeColor="text1"/>
          <w:vertAlign w:val="superscript"/>
        </w:rPr>
        <w:t>3</w:t>
      </w:r>
      <w:r w:rsidR="006519C5" w:rsidRPr="000847DF">
        <w:rPr>
          <w:rFonts w:ascii="Times New Roman" w:hAnsi="Times New Roman" w:cs="Times New Roman"/>
          <w:color w:val="000000" w:themeColor="text1"/>
        </w:rPr>
        <w:t xml:space="preserve"> &lt; BD &lt; 1.47 kg/dm</w:t>
      </w:r>
      <w:r w:rsidR="006519C5" w:rsidRPr="000847DF">
        <w:rPr>
          <w:rFonts w:ascii="Times New Roman" w:hAnsi="Times New Roman" w:cs="Times New Roman"/>
          <w:color w:val="000000" w:themeColor="text1"/>
          <w:vertAlign w:val="superscript"/>
        </w:rPr>
        <w:t>3</w:t>
      </w:r>
      <w:r w:rsidR="007C039D" w:rsidRPr="000847DF">
        <w:rPr>
          <w:rFonts w:ascii="Times New Roman" w:hAnsi="Times New Roman" w:cs="Times New Roman"/>
          <w:color w:val="000000" w:themeColor="text1"/>
        </w:rPr>
        <w:t>)</w:t>
      </w:r>
      <w:r w:rsidR="006519C5" w:rsidRPr="000847DF">
        <w:rPr>
          <w:rFonts w:ascii="Times New Roman" w:hAnsi="Times New Roman" w:cs="Times New Roman"/>
          <w:color w:val="000000" w:themeColor="text1"/>
        </w:rPr>
        <w:t xml:space="preserve">, </w:t>
      </w:r>
      <w:r w:rsidR="007C039D" w:rsidRPr="000847DF">
        <w:rPr>
          <w:rFonts w:ascii="Times New Roman" w:hAnsi="Times New Roman" w:cs="Times New Roman"/>
          <w:color w:val="000000" w:themeColor="text1"/>
        </w:rPr>
        <w:t>high (</w:t>
      </w:r>
      <w:r w:rsidR="006519C5" w:rsidRPr="000847DF">
        <w:rPr>
          <w:rFonts w:ascii="Times New Roman" w:hAnsi="Times New Roman" w:cs="Times New Roman"/>
          <w:color w:val="000000" w:themeColor="text1"/>
        </w:rPr>
        <w:t>BD &gt; 1.47 kg/dm</w:t>
      </w:r>
      <w:r w:rsidR="006519C5" w:rsidRPr="000847DF">
        <w:rPr>
          <w:rFonts w:ascii="Times New Roman" w:hAnsi="Times New Roman" w:cs="Times New Roman"/>
          <w:color w:val="000000" w:themeColor="text1"/>
          <w:vertAlign w:val="superscript"/>
        </w:rPr>
        <w:t>3</w:t>
      </w:r>
      <w:r w:rsidR="007C039D" w:rsidRPr="000847DF">
        <w:rPr>
          <w:rFonts w:ascii="Times New Roman" w:hAnsi="Times New Roman" w:cs="Times New Roman"/>
          <w:color w:val="000000" w:themeColor="text1"/>
        </w:rPr>
        <w:t>)</w:t>
      </w:r>
      <w:r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face="superscript"&gt;67&lt;/style&gt;&lt;/DisplayText&gt;&lt;record&gt;&lt;rec-number&gt;240&lt;/rec-number&gt;&lt;foreign-keys&gt;&lt;key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67</w:t>
      </w:r>
      <w:r w:rsidRPr="000847DF">
        <w:rPr>
          <w:rFonts w:ascii="Times New Roman" w:hAnsi="Times New Roman" w:cs="Times New Roman"/>
          <w:color w:val="000000" w:themeColor="text1"/>
        </w:rPr>
        <w:fldChar w:fldCharType="end"/>
      </w:r>
      <w:r w:rsidR="006519C5" w:rsidRPr="000847DF">
        <w:rPr>
          <w:rFonts w:ascii="Times New Roman" w:hAnsi="Times New Roman" w:cs="Times New Roman"/>
          <w:color w:val="000000" w:themeColor="text1"/>
        </w:rPr>
        <w:t xml:space="preserve">. </w:t>
      </w:r>
    </w:p>
    <w:p w14:paraId="473D108A" w14:textId="1E60607B" w:rsidR="00503BB0" w:rsidRPr="000847DF"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pH</w:t>
      </w:r>
      <w:r w:rsidR="008C22E7" w:rsidRPr="000847DF">
        <w:rPr>
          <w:rFonts w:ascii="Times New Roman" w:hAnsi="Times New Roman" w:cs="Times New Roman"/>
          <w:color w:val="000000" w:themeColor="text1"/>
        </w:rPr>
        <w:t>:</w:t>
      </w:r>
      <w:r w:rsidR="006519C5" w:rsidRPr="000847DF">
        <w:rPr>
          <w:rFonts w:ascii="Times New Roman" w:hAnsi="Times New Roman" w:cs="Times New Roman"/>
          <w:color w:val="000000" w:themeColor="text1"/>
        </w:rPr>
        <w:t xml:space="preserve"> </w:t>
      </w:r>
      <w:r w:rsidR="007C7FCD" w:rsidRPr="000847DF">
        <w:rPr>
          <w:rFonts w:ascii="Times New Roman" w:hAnsi="Times New Roman" w:cs="Times New Roman"/>
          <w:color w:val="000000" w:themeColor="text1"/>
        </w:rPr>
        <w:t xml:space="preserve">Three categories were considered: acidic soils </w:t>
      </w:r>
      <w:r w:rsidR="008B027A" w:rsidRPr="000847DF">
        <w:rPr>
          <w:rFonts w:ascii="Times New Roman" w:hAnsi="Times New Roman" w:cs="Times New Roman"/>
          <w:color w:val="000000" w:themeColor="text1"/>
        </w:rPr>
        <w:t>(pH &lt; 6.3</w:t>
      </w:r>
      <w:r w:rsidR="007C7FCD" w:rsidRPr="000847DF">
        <w:rPr>
          <w:rFonts w:ascii="Times New Roman" w:hAnsi="Times New Roman" w:cs="Times New Roman"/>
          <w:color w:val="000000" w:themeColor="text1"/>
        </w:rPr>
        <w:t>,</w:t>
      </w:r>
      <w:r w:rsidR="008B027A" w:rsidRPr="000847DF">
        <w:rPr>
          <w:rFonts w:ascii="Times New Roman" w:hAnsi="Times New Roman" w:cs="Times New Roman"/>
          <w:color w:val="000000" w:themeColor="text1"/>
        </w:rPr>
        <w:t>)</w:t>
      </w:r>
      <w:r w:rsidR="007C7FCD" w:rsidRPr="000847DF">
        <w:rPr>
          <w:rFonts w:ascii="Times New Roman" w:hAnsi="Times New Roman" w:cs="Times New Roman"/>
          <w:color w:val="000000" w:themeColor="text1"/>
        </w:rPr>
        <w:t xml:space="preserve"> neutral soils </w:t>
      </w:r>
      <w:r w:rsidR="008B027A" w:rsidRPr="000847DF">
        <w:rPr>
          <w:rFonts w:ascii="Times New Roman" w:hAnsi="Times New Roman" w:cs="Times New Roman"/>
          <w:color w:val="000000" w:themeColor="text1"/>
        </w:rPr>
        <w:t xml:space="preserve">(6.3 &lt; pH &lt; 7.4) </w:t>
      </w:r>
      <w:r w:rsidR="007C7FCD" w:rsidRPr="000847DF">
        <w:rPr>
          <w:rFonts w:ascii="Times New Roman" w:hAnsi="Times New Roman" w:cs="Times New Roman"/>
          <w:color w:val="000000" w:themeColor="text1"/>
        </w:rPr>
        <w:t>and alkaline soils</w:t>
      </w:r>
      <w:r w:rsidR="008B027A" w:rsidRPr="000847DF">
        <w:rPr>
          <w:rFonts w:ascii="Times New Roman" w:hAnsi="Times New Roman" w:cs="Times New Roman"/>
          <w:color w:val="000000" w:themeColor="text1"/>
        </w:rPr>
        <w:t xml:space="preserve"> (pH &gt; 7.4). </w:t>
      </w:r>
    </w:p>
    <w:p w14:paraId="230DC563" w14:textId="2B9AC6EB" w:rsidR="008B027A" w:rsidRPr="000847DF" w:rsidRDefault="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Phosphorus</w:t>
      </w:r>
      <w:r w:rsidR="00502531" w:rsidRPr="000847DF">
        <w:rPr>
          <w:rFonts w:ascii="Times New Roman" w:hAnsi="Times New Roman" w:cs="Times New Roman"/>
          <w:color w:val="000000" w:themeColor="text1"/>
        </w:rPr>
        <w:t>:</w:t>
      </w:r>
      <w:r w:rsidR="008B027A" w:rsidRPr="000847DF">
        <w:rPr>
          <w:rFonts w:ascii="Times New Roman" w:hAnsi="Times New Roman" w:cs="Times New Roman"/>
          <w:color w:val="000000" w:themeColor="text1"/>
        </w:rPr>
        <w:t xml:space="preserve"> The P distribution </w:t>
      </w:r>
      <w:r w:rsidR="00627CB5" w:rsidRPr="000847DF">
        <w:rPr>
          <w:rFonts w:ascii="Times New Roman" w:hAnsi="Times New Roman" w:cs="Times New Roman"/>
          <w:color w:val="000000" w:themeColor="text1"/>
        </w:rPr>
        <w:t xml:space="preserve">classes </w:t>
      </w:r>
      <w:r w:rsidR="008B027A" w:rsidRPr="000847DF">
        <w:rPr>
          <w:rFonts w:ascii="Times New Roman" w:hAnsi="Times New Roman" w:cs="Times New Roman"/>
          <w:color w:val="000000" w:themeColor="text1"/>
        </w:rPr>
        <w:t xml:space="preserve">were low: P &lt; 10.9 mg/kg, moderate: 10.9 mg/kg &lt; P &lt; 21.4 mg/kg and </w:t>
      </w:r>
      <w:r w:rsidR="35B5ABCD" w:rsidRPr="000847DF">
        <w:rPr>
          <w:rFonts w:ascii="Times New Roman" w:hAnsi="Times New Roman" w:cs="Times New Roman"/>
          <w:color w:val="000000" w:themeColor="text1"/>
        </w:rPr>
        <w:t>h</w:t>
      </w:r>
      <w:r w:rsidR="008B027A" w:rsidRPr="000847DF">
        <w:rPr>
          <w:rFonts w:ascii="Times New Roman" w:hAnsi="Times New Roman" w:cs="Times New Roman"/>
          <w:color w:val="000000" w:themeColor="text1"/>
        </w:rPr>
        <w:t>igh: P &gt; 21.4 mg/kg</w:t>
      </w:r>
      <w:r w:rsidR="00206FC6"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&lt;EndNote&gt;&lt;Cite&gt;&lt;Author&gt;Sims&lt;/Author&gt;&lt;Year&gt;2000&lt;/Year&gt;&lt;RecNum&gt;328&lt;/RecNum&gt;&lt;DisplayText&gt;&lt;style face="superscript"&gt;68&lt;/style&gt;&lt;/DisplayText&gt;&lt;record&gt;&lt;rec-number&gt;328&lt;/rec-number&gt;&lt;foreign-keys&gt;&lt;key app="EN" db-id="5va0eddeq9tsxle0sr8xd2thpfv2t0a0dfxs" timestamp="1747981900"&gt;328&lt;/key&gt;&lt;/foreign-keys&gt;&lt;ref-type name="Journal Article"&gt;17&lt;/ref-type&gt;&lt;contributors&gt;&lt;authors&gt;&lt;author&gt;Sims, J Thomas&lt;/author&gt;&lt;/authors&gt;&lt;/contributors&gt;&lt;titles&gt;&lt;title&gt;Soil test phosphorus: Olsen P&lt;/title&gt;&lt;secondary-title&gt;Methods of phosphorus analysis for soils, sediments, residuals, and waters&lt;/secondary-title&gt;&lt;/titles&gt;&lt;periodical&gt;&lt;full-title&gt;Methods of phosphorus analysis for soils, sediments, residuals, and waters&lt;/full-title&gt;&lt;/periodical&gt;&lt;volume&gt;20&lt;/volume&gt;&lt;dates&gt;&lt;year&gt;2000&lt;/year&gt;&lt;/dates&gt;&lt;urls&gt;&lt;/urls&gt;&lt;/record&gt;&lt;/Cite&gt;&lt;/EndNote&gt;</w:instrText>
      </w:r>
      <w:r w:rsidR="00206FC6"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68</w:t>
      </w:r>
      <w:r w:rsidR="00206FC6" w:rsidRPr="000847DF">
        <w:rPr>
          <w:rFonts w:ascii="Times New Roman" w:hAnsi="Times New Roman" w:cs="Times New Roman"/>
          <w:color w:val="000000" w:themeColor="text1"/>
        </w:rPr>
        <w:fldChar w:fldCharType="end"/>
      </w:r>
      <w:r w:rsidR="008B027A" w:rsidRPr="000847DF">
        <w:rPr>
          <w:rFonts w:ascii="Times New Roman" w:hAnsi="Times New Roman" w:cs="Times New Roman"/>
          <w:color w:val="000000" w:themeColor="text1"/>
        </w:rPr>
        <w:t>.</w:t>
      </w:r>
    </w:p>
    <w:p w14:paraId="79E57E76" w14:textId="0AA3451F" w:rsidR="008C22E7" w:rsidRPr="000847DF"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Soil organic carbon</w:t>
      </w:r>
      <w:r w:rsidR="00502531" w:rsidRPr="000847DF">
        <w:rPr>
          <w:rFonts w:ascii="Times New Roman" w:hAnsi="Times New Roman" w:cs="Times New Roman"/>
          <w:color w:val="000000" w:themeColor="text1"/>
        </w:rPr>
        <w:t>:</w:t>
      </w:r>
      <w:r w:rsidR="004228E4" w:rsidRPr="000847DF">
        <w:rPr>
          <w:rFonts w:ascii="Times New Roman" w:hAnsi="Times New Roman" w:cs="Times New Roman"/>
          <w:color w:val="000000" w:themeColor="text1"/>
        </w:rPr>
        <w:t xml:space="preserve"> Three categories were considered:  SOC &lt; 5 g/kg, 5 g/kg &lt; SOC &lt; 10 g/kg and SOC &gt; 10 g/kg</w:t>
      </w:r>
      <w:r w:rsidR="00206FC6"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&lt;EndNote&gt;&lt;Cite&gt;&lt;Author&gt;Clara&lt;/Author&gt;&lt;Year&gt;2017&lt;/Year&gt;&lt;RecNum&gt;329&lt;/RecNum&gt;&lt;DisplayText&gt;&lt;style face="superscript"&gt;69&lt;/style&gt;&lt;/DisplayText&gt;&lt;record&gt;&lt;rec-number&gt;329&lt;/rec-number&gt;&lt;foreign-keys&gt;&lt;key app="EN" db-id="5va0eddeq9tsxle0sr8xd2thpfv2t0a0dfxs" timestamp="1747982026"&gt;329&lt;/key&gt;&lt;/foreign-keys&gt;&lt;ref-type name="Journal Article"&gt;17&lt;/ref-type&gt;&lt;contributors&gt;&lt;authors&gt;&lt;author&gt;Clara, Lefèvre&lt;/author&gt;&lt;author&gt;Fatma, Rekik&lt;/author&gt;&lt;author&gt;Viridiana, Alcantara&lt;/author&gt;&lt;author&gt;Liesl, Wiese&lt;/author&gt;&lt;/authors&gt;&lt;/contributors&gt;&lt;titles&gt;&lt;title&gt;Soil organic carbon: the hidden potential&lt;/title&gt;&lt;secondary-title&gt;Rome: Food and Agriculture Organization of the United Nations&lt;/secondary-title&gt;&lt;/titles&gt;&lt;periodical&gt;&lt;full-title&gt;Rome: Food and Agriculture Organization of the United Nations&lt;/full-title&gt;&lt;/periodical&gt;&lt;dates&gt;&lt;year&gt;2017&lt;/year&gt;&lt;/dates&gt;&lt;urls&gt;&lt;/urls&gt;&lt;/record&gt;&lt;/Cite&gt;&lt;/EndNote&gt;</w:instrText>
      </w:r>
      <w:r w:rsidR="00206FC6"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69</w:t>
      </w:r>
      <w:r w:rsidR="00206FC6" w:rsidRPr="000847DF">
        <w:rPr>
          <w:rFonts w:ascii="Times New Roman" w:hAnsi="Times New Roman" w:cs="Times New Roman"/>
          <w:color w:val="000000" w:themeColor="text1"/>
        </w:rPr>
        <w:fldChar w:fldCharType="end"/>
      </w:r>
      <w:r w:rsidR="004228E4" w:rsidRPr="000847DF">
        <w:rPr>
          <w:rFonts w:ascii="Times New Roman" w:hAnsi="Times New Roman" w:cs="Times New Roman"/>
          <w:color w:val="000000" w:themeColor="text1"/>
        </w:rPr>
        <w:t xml:space="preserve">. </w:t>
      </w:r>
    </w:p>
    <w:p w14:paraId="253A1CF2" w14:textId="4111DF7B" w:rsidR="008C22E7" w:rsidRPr="000847DF"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Soil texture: </w:t>
      </w:r>
      <w:r w:rsidR="008C22E7" w:rsidRPr="000847DF">
        <w:rPr>
          <w:rFonts w:ascii="Times New Roman" w:hAnsi="Times New Roman" w:cs="Times New Roman"/>
          <w:color w:val="000000" w:themeColor="text1"/>
        </w:rPr>
        <w:t>soil textures were classified into three broad categories: fine (clay, silty clay loam, clay loam, and sandy clay), medium (silt loam and loam), and coarse (sandy loam and sand), following USDA Soil Taxonomy</w:t>
      </w:r>
      <w:r w:rsidR="008C22E7"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&lt;EndNote&gt;&lt;Cite&gt;&lt;Author&gt;Soil Survey Staff&lt;/Author&gt;&lt;Year&gt;1999&lt;/Year&gt;&lt;RecNum&gt;330&lt;/RecNum&gt;&lt;DisplayText&gt;&lt;style face="superscript"&gt;70&lt;/style&gt;&lt;/DisplayText&gt;&lt;record&gt;&lt;rec-number&gt;330&lt;/rec-number&gt;&lt;foreign-keys&gt;&lt;key app="EN" db-id="5va0eddeq9tsxle0sr8xd2thpfv2t0a0dfxs" timestamp="1747982251"&gt;330&lt;/key&gt;&lt;/foreign-keys&gt;&lt;ref-type name="Journal Article"&gt;17&lt;/ref-type&gt;&lt;contributors&gt;&lt;authors&gt;&lt;author&gt;Soil Survey Staff, S&lt;/author&gt;&lt;/authors&gt;&lt;/contributors&gt;&lt;titles&gt;&lt;title&gt;A basic system of soil classification for making and interpreting soil surveys&lt;/title&gt;&lt;secondary-title&gt;Agric. Handb.&lt;/secondary-title&gt;&lt;/titles&gt;&lt;periodical&gt;&lt;full-title&gt;Agric. Handb.&lt;/full-title&gt;&lt;/periodical&gt;&lt;pages&gt;96-105&lt;/pages&gt;&lt;volume&gt;436&lt;/volume&gt;&lt;dates&gt;&lt;year&gt;1999&lt;/year&gt;&lt;/dates&gt;&lt;urls&gt;&lt;/urls&gt;&lt;/record&gt;&lt;/Cite&gt;&lt;/EndNote&gt;</w:instrText>
      </w:r>
      <w:r w:rsidR="008C22E7"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70</w:t>
      </w:r>
      <w:r w:rsidR="008C22E7" w:rsidRPr="000847DF">
        <w:rPr>
          <w:rFonts w:ascii="Times New Roman" w:hAnsi="Times New Roman" w:cs="Times New Roman"/>
          <w:color w:val="000000" w:themeColor="text1"/>
        </w:rPr>
        <w:fldChar w:fldCharType="end"/>
      </w:r>
      <w:r w:rsidR="008C22E7" w:rsidRPr="000847DF">
        <w:rPr>
          <w:rFonts w:ascii="Times New Roman" w:hAnsi="Times New Roman" w:cs="Times New Roman"/>
          <w:color w:val="000000" w:themeColor="text1"/>
        </w:rPr>
        <w:t xml:space="preserve"> and FAO guidelines</w:t>
      </w:r>
      <w:r w:rsidR="008C22E7"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face="superscript"&gt;71&lt;/style&gt;&lt;/DisplayText&gt;&lt;record&gt;&lt;rec-number&gt;331&lt;/rec-number&gt;&lt;foreign-keys&gt;&lt;key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C22E7"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71</w:t>
      </w:r>
      <w:r w:rsidR="008C22E7" w:rsidRPr="000847DF">
        <w:rPr>
          <w:rFonts w:ascii="Times New Roman" w:hAnsi="Times New Roman" w:cs="Times New Roman"/>
          <w:color w:val="000000" w:themeColor="text1"/>
        </w:rPr>
        <w:fldChar w:fldCharType="end"/>
      </w:r>
      <w:r w:rsidR="008C22E7" w:rsidRPr="000847DF">
        <w:rPr>
          <w:rFonts w:ascii="Times New Roman" w:hAnsi="Times New Roman" w:cs="Times New Roman"/>
          <w:color w:val="000000" w:themeColor="text1"/>
        </w:rPr>
        <w:t>.</w:t>
      </w:r>
    </w:p>
    <w:p w14:paraId="79FB7748" w14:textId="32DE3CDD" w:rsidR="006D58A0" w:rsidRPr="000847DF" w:rsidRDefault="006D58A0" w:rsidP="008C22E7">
      <w:pPr>
        <w:pStyle w:val="ListParagraph"/>
        <w:numPr>
          <w:ilvl w:val="0"/>
          <w:numId w:val="2"/>
        </w:numPr>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Soil types: Classes of soil types were used as defined on </w:t>
      </w:r>
      <w:proofErr w:type="spellStart"/>
      <w:r w:rsidRPr="000847DF">
        <w:rPr>
          <w:rFonts w:ascii="Times New Roman" w:hAnsi="Times New Roman" w:cs="Times New Roman"/>
          <w:color w:val="000000" w:themeColor="text1"/>
        </w:rPr>
        <w:t>SoilGrid</w:t>
      </w:r>
      <w:proofErr w:type="spellEnd"/>
      <w:r w:rsidRPr="000847DF">
        <w:rPr>
          <w:rFonts w:ascii="Times New Roman" w:hAnsi="Times New Roman" w:cs="Times New Roman"/>
          <w:color w:val="000000" w:themeColor="text1"/>
        </w:rPr>
        <w:t xml:space="preserve"> platform</w:t>
      </w:r>
      <w:r w:rsidR="008E4812" w:rsidRPr="000847DF">
        <w:rPr>
          <w:rFonts w:ascii="Times New Roman" w:hAnsi="Times New Roman" w:cs="Times New Roman"/>
          <w:color w:val="000000" w:themeColor="text1"/>
        </w:rPr>
        <w:t xml:space="preserve"> (see Table </w:t>
      </w:r>
      <w:r w:rsidR="00F35087" w:rsidRPr="000847DF">
        <w:rPr>
          <w:rFonts w:ascii="Times New Roman" w:hAnsi="Times New Roman" w:cs="Times New Roman"/>
          <w:color w:val="000000" w:themeColor="text1"/>
        </w:rPr>
        <w:t>3</w:t>
      </w:r>
      <w:r w:rsidR="008E4812" w:rsidRPr="000847DF">
        <w:rPr>
          <w:rFonts w:ascii="Times New Roman" w:hAnsi="Times New Roman" w:cs="Times New Roman"/>
          <w:color w:val="000000" w:themeColor="text1"/>
        </w:rPr>
        <w:t xml:space="preserve"> in supplementary material).</w:t>
      </w:r>
    </w:p>
    <w:p w14:paraId="790BDF07" w14:textId="2ACCBC0E" w:rsidR="00503BB0" w:rsidRPr="000847DF" w:rsidRDefault="00503BB0">
      <w:pPr>
        <w:pStyle w:val="ListParagraph"/>
        <w:numPr>
          <w:ilvl w:val="0"/>
          <w:numId w:val="2"/>
        </w:numPr>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Aridity</w:t>
      </w:r>
      <w:r w:rsidR="00502531" w:rsidRPr="000847DF">
        <w:rPr>
          <w:rFonts w:ascii="Times New Roman" w:hAnsi="Times New Roman" w:cs="Times New Roman"/>
          <w:color w:val="000000" w:themeColor="text1"/>
        </w:rPr>
        <w:t>:</w:t>
      </w:r>
      <w:r w:rsidR="007C039D" w:rsidRPr="000847DF">
        <w:rPr>
          <w:rFonts w:ascii="Times New Roman" w:hAnsi="Times New Roman" w:cs="Times New Roman"/>
          <w:color w:val="000000" w:themeColor="text1"/>
        </w:rPr>
        <w:t xml:space="preserve"> </w:t>
      </w:r>
      <w:r w:rsidR="00615246" w:rsidRPr="000847DF">
        <w:rPr>
          <w:rFonts w:ascii="Times New Roman" w:hAnsi="Times New Roman" w:cs="Times New Roman"/>
          <w:color w:val="000000" w:themeColor="text1"/>
        </w:rPr>
        <w:t xml:space="preserve">It was divided into five categories: </w:t>
      </w:r>
      <w:r w:rsidR="0063330D" w:rsidRPr="000847DF">
        <w:rPr>
          <w:rFonts w:ascii="Times New Roman" w:hAnsi="Times New Roman" w:cs="Times New Roman"/>
          <w:szCs w:val="20"/>
        </w:rPr>
        <w:t>Hyper-Arid</w:t>
      </w:r>
      <w:r w:rsidR="0063330D" w:rsidRPr="000847DF">
        <w:rPr>
          <w:rFonts w:ascii="Times New Roman" w:hAnsi="Times New Roman" w:cs="Times New Roman"/>
          <w:color w:val="000000" w:themeColor="text1"/>
        </w:rPr>
        <w:t xml:space="preserve"> (</w:t>
      </w:r>
      <w:r w:rsidR="004228E4" w:rsidRPr="000847DF">
        <w:rPr>
          <w:rFonts w:ascii="Times New Roman" w:hAnsi="Times New Roman" w:cs="Times New Roman"/>
          <w:color w:val="000000" w:themeColor="text1"/>
        </w:rPr>
        <w:t>AI &lt; 0.05</w:t>
      </w:r>
      <w:r w:rsidR="0063330D" w:rsidRPr="000847DF">
        <w:rPr>
          <w:rFonts w:ascii="Times New Roman" w:hAnsi="Times New Roman" w:cs="Times New Roman"/>
          <w:color w:val="000000" w:themeColor="text1"/>
        </w:rPr>
        <w:t>)</w:t>
      </w:r>
      <w:r w:rsidR="004228E4" w:rsidRPr="000847DF">
        <w:rPr>
          <w:rFonts w:ascii="Times New Roman" w:hAnsi="Times New Roman" w:cs="Times New Roman"/>
          <w:color w:val="000000" w:themeColor="text1"/>
        </w:rPr>
        <w:t xml:space="preserve">, </w:t>
      </w:r>
      <w:r w:rsidR="0063330D" w:rsidRPr="000847DF">
        <w:rPr>
          <w:rFonts w:ascii="Times New Roman" w:hAnsi="Times New Roman" w:cs="Times New Roman"/>
          <w:color w:val="000000" w:themeColor="text1"/>
        </w:rPr>
        <w:t>arid (</w:t>
      </w:r>
      <w:r w:rsidR="004228E4" w:rsidRPr="000847DF">
        <w:rPr>
          <w:rFonts w:ascii="Times New Roman" w:hAnsi="Times New Roman" w:cs="Times New Roman"/>
          <w:color w:val="000000" w:themeColor="text1"/>
        </w:rPr>
        <w:t>0.05 &lt; AI &lt; 0.2</w:t>
      </w:r>
      <w:r w:rsidR="0063330D" w:rsidRPr="000847DF">
        <w:rPr>
          <w:rFonts w:ascii="Times New Roman" w:hAnsi="Times New Roman" w:cs="Times New Roman"/>
          <w:color w:val="000000" w:themeColor="text1"/>
        </w:rPr>
        <w:t>)</w:t>
      </w:r>
      <w:r w:rsidR="004228E4" w:rsidRPr="000847DF">
        <w:rPr>
          <w:rFonts w:ascii="Times New Roman" w:hAnsi="Times New Roman" w:cs="Times New Roman"/>
          <w:color w:val="000000" w:themeColor="text1"/>
        </w:rPr>
        <w:t>,</w:t>
      </w:r>
      <w:r w:rsidR="0063330D" w:rsidRPr="000847DF">
        <w:rPr>
          <w:rFonts w:ascii="Times New Roman" w:hAnsi="Times New Roman" w:cs="Times New Roman"/>
          <w:color w:val="000000" w:themeColor="text1"/>
        </w:rPr>
        <w:t xml:space="preserve"> semi-arid (</w:t>
      </w:r>
      <w:r w:rsidR="004228E4" w:rsidRPr="000847DF">
        <w:rPr>
          <w:rFonts w:ascii="Times New Roman" w:hAnsi="Times New Roman" w:cs="Times New Roman"/>
          <w:color w:val="000000" w:themeColor="text1"/>
        </w:rPr>
        <w:t>0.2 &lt; AI &lt; 0.5</w:t>
      </w:r>
      <w:r w:rsidR="0063330D" w:rsidRPr="000847DF">
        <w:rPr>
          <w:rFonts w:ascii="Times New Roman" w:hAnsi="Times New Roman" w:cs="Times New Roman"/>
          <w:color w:val="000000" w:themeColor="text1"/>
        </w:rPr>
        <w:t>)</w:t>
      </w:r>
      <w:r w:rsidR="004228E4" w:rsidRPr="000847DF">
        <w:rPr>
          <w:rFonts w:ascii="Times New Roman" w:hAnsi="Times New Roman" w:cs="Times New Roman"/>
          <w:color w:val="000000" w:themeColor="text1"/>
        </w:rPr>
        <w:t>,</w:t>
      </w:r>
      <w:r w:rsidR="0063330D" w:rsidRPr="000847DF">
        <w:rPr>
          <w:rFonts w:ascii="Times New Roman" w:hAnsi="Times New Roman" w:cs="Times New Roman"/>
          <w:color w:val="000000" w:themeColor="text1"/>
        </w:rPr>
        <w:t xml:space="preserve"> sub-humid (</w:t>
      </w:r>
      <w:r w:rsidR="004228E4" w:rsidRPr="000847DF">
        <w:rPr>
          <w:rFonts w:ascii="Times New Roman" w:hAnsi="Times New Roman" w:cs="Times New Roman"/>
          <w:color w:val="000000" w:themeColor="text1"/>
        </w:rPr>
        <w:t>0.5 &lt; AI &lt; 0.65</w:t>
      </w:r>
      <w:r w:rsidR="0063330D" w:rsidRPr="000847DF">
        <w:rPr>
          <w:rFonts w:ascii="Times New Roman" w:hAnsi="Times New Roman" w:cs="Times New Roman"/>
          <w:color w:val="000000" w:themeColor="text1"/>
        </w:rPr>
        <w:t>) and humid (</w:t>
      </w:r>
      <w:r w:rsidR="004228E4" w:rsidRPr="000847DF">
        <w:rPr>
          <w:rFonts w:ascii="Times New Roman" w:hAnsi="Times New Roman" w:cs="Times New Roman"/>
          <w:color w:val="000000" w:themeColor="text1"/>
        </w:rPr>
        <w:t>AI &gt; 0.65</w:t>
      </w:r>
      <w:r w:rsidR="0063330D" w:rsidRPr="000847DF">
        <w:rPr>
          <w:rFonts w:ascii="Times New Roman" w:hAnsi="Times New Roman" w:cs="Times New Roman"/>
          <w:color w:val="000000" w:themeColor="text1"/>
        </w:rPr>
        <w:t>)</w:t>
      </w:r>
      <w:r w:rsidR="00502531"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&lt;EndNote&gt;&lt;Cite&gt;&lt;Author&gt;Zomer&lt;/Author&gt;&lt;Year&gt;2022&lt;/Year&gt;&lt;RecNum&gt;105&lt;/RecNum&gt;&lt;DisplayText&gt;&lt;style face="superscript"&gt;53&lt;/style&gt;&lt;/DisplayText&gt;&lt;record&gt;&lt;rec-number&gt;105&lt;/rec-number&gt;&lt;foreign-keys&gt;&lt;key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502531"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53</w:t>
      </w:r>
      <w:r w:rsidR="00502531" w:rsidRPr="000847DF">
        <w:rPr>
          <w:rFonts w:ascii="Times New Roman" w:hAnsi="Times New Roman" w:cs="Times New Roman"/>
          <w:color w:val="000000" w:themeColor="text1"/>
        </w:rPr>
        <w:fldChar w:fldCharType="end"/>
      </w:r>
      <w:r w:rsidR="0063330D" w:rsidRPr="000847DF">
        <w:rPr>
          <w:rFonts w:ascii="Times New Roman" w:hAnsi="Times New Roman" w:cs="Times New Roman"/>
          <w:color w:val="000000" w:themeColor="text1"/>
        </w:rPr>
        <w:t xml:space="preserve">. </w:t>
      </w:r>
    </w:p>
    <w:p w14:paraId="6B1B16FE" w14:textId="2BA17BC6" w:rsidR="00706EFC" w:rsidRPr="000847DF"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Growing degree days</w:t>
      </w:r>
      <w:r w:rsidR="004150DA" w:rsidRPr="000847DF">
        <w:rPr>
          <w:rFonts w:ascii="Times New Roman" w:hAnsi="Times New Roman" w:cs="Times New Roman"/>
          <w:color w:val="000000" w:themeColor="text1"/>
        </w:rPr>
        <w:t>:</w:t>
      </w:r>
      <w:r w:rsidR="00627CB5" w:rsidRPr="000847DF">
        <w:rPr>
          <w:rFonts w:ascii="Times New Roman" w:hAnsi="Times New Roman" w:cs="Times New Roman"/>
          <w:color w:val="000000" w:themeColor="text1"/>
        </w:rPr>
        <w:t xml:space="preserve"> Four classes were considered: unsuitable (GDD &lt; 800°C/y), suitable (800°C/y &lt; GDD &lt; 2700°C/y), heat Stress (2700°C/y &lt; GDD &lt; </w:t>
      </w:r>
      <w:r w:rsidR="11B059D1" w:rsidRPr="000847DF">
        <w:rPr>
          <w:rFonts w:ascii="Times New Roman" w:hAnsi="Times New Roman" w:cs="Times New Roman"/>
          <w:color w:val="000000" w:themeColor="text1"/>
        </w:rPr>
        <w:t>4</w:t>
      </w:r>
      <w:r w:rsidR="00627CB5" w:rsidRPr="000847DF">
        <w:rPr>
          <w:rFonts w:ascii="Times New Roman" w:hAnsi="Times New Roman" w:cs="Times New Roman"/>
          <w:color w:val="000000" w:themeColor="text1"/>
        </w:rPr>
        <w:t>000°C/y), high heat Stress (4000°C/y &lt; GDD &lt; 6000°C/y)</w:t>
      </w:r>
      <w:r w:rsidR="00E73AB9"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&lt;EndNote&gt;&lt;Cite&gt;&lt;Author&gt;Croitoru&lt;/Author&gt;&lt;Year&gt;2020&lt;/Year&gt;&lt;RecNum&gt;332&lt;/RecNum&gt;&lt;DisplayText&gt;&lt;style face="superscript"&gt;72,73&lt;/style&gt;&lt;/DisplayText&gt;&lt;record&gt;&lt;rec-number&gt;332&lt;/rec-number&gt;&lt;foreign-keys&gt;&lt;key app="EN" db-id="5va0eddeq9tsxle0sr8xd2thpfv2t0a0dfxs" timestamp="1747984561"&gt;332&lt;/key&gt;&lt;/foreign-keys&gt;&lt;ref-type name="Journal Article"&gt;17&lt;/ref-type&gt;&lt;contributors&gt;&lt;authors&gt;&lt;author&gt;Croitoru, Adina-Eliza&lt;/author&gt;&lt;author&gt;Man, Titus Cristian&lt;/author&gt;&lt;author&gt;Vâtcă, Sorin Daniel&lt;/author&gt;&lt;author&gt;Kobulniczky, Bela&lt;/author&gt;&lt;author&gt;Stoian, Vlad&lt;/author&gt;&lt;/authors&gt;&lt;/contributors&gt;&lt;titles&gt;&lt;title&gt;Refining the spatial scale for maize crop agro-climatological suitability conditions in a region with complex topography towards a smart and sustainable agriculture. Case study: Central Romania (Cluj County)&lt;/title&gt;&lt;secondary-title&gt;Sustainability&lt;/secondary-title&gt;&lt;/titles&gt;&lt;periodical&gt;&lt;full-title&gt;Sustainability&lt;/full-title&gt;&lt;/periodical&gt;&lt;pages&gt;2783&lt;/pages&gt;&lt;volume&gt;12&lt;/volume&gt;&lt;number&gt;7&lt;/number&gt;&lt;dates&gt;&lt;year&gt;2020&lt;/year&gt;&lt;/dates&gt;&lt;isbn&gt;2071-1050&lt;/isbn&gt;&lt;urls&gt;&lt;/urls&gt;&lt;/record&gt;&lt;/Cite&gt;&lt;Cite&gt;&lt;Author&gt;Parthasarathi&lt;/Author&gt;&lt;Year&gt;2013&lt;/Year&gt;&lt;RecNum&gt;333&lt;/RecNum&gt;&lt;record&gt;&lt;rec-number&gt;333&lt;/rec-number&gt;&lt;foreign-keys&gt;&lt;key app="EN" db-id="5va0eddeq9tsxle0sr8xd2thpfv2t0a0dfxs" timestamp="1747986981"&gt;333&lt;/key&gt;&lt;/foreign-keys&gt;&lt;ref-type name="Journal Article"&gt;17&lt;/ref-type&gt;&lt;contributors&gt;&lt;authors&gt;&lt;author&gt;Parthasarathi, Theivasigamani&lt;/author&gt;&lt;author&gt;Velu, G&lt;/author&gt;&lt;author&gt;Jeyakumar, P&lt;/author&gt;&lt;/authors&gt;&lt;/contributors&gt;&lt;titles&gt;&lt;title&gt;Impact of crop heat units on growth and developmental physiology of future crop production: A review&lt;/title&gt;&lt;secondary-title&gt;Research &amp;amp; Reviews: A Journal of Crop Science and Technology&lt;/secondary-title&gt;&lt;/titles&gt;&lt;periodical&gt;&lt;full-title&gt;Research &amp;amp; Reviews: A Journal of Crop Science and Technology&lt;/full-title&gt;&lt;/periodical&gt;&lt;pages&gt;1-11&lt;/pages&gt;&lt;volume&gt;2&lt;/volume&gt;&lt;number&gt;1&lt;/number&gt;&lt;dates&gt;&lt;year&gt;2013&lt;/year&gt;&lt;/dates&gt;&lt;urls&gt;&lt;/urls&gt;&lt;/record&gt;&lt;/Cite&gt;&lt;/EndNote&gt;</w:instrText>
      </w:r>
      <w:r w:rsidR="00E73AB9"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72,73</w:t>
      </w:r>
      <w:r w:rsidR="00E73AB9" w:rsidRPr="000847DF">
        <w:rPr>
          <w:rFonts w:ascii="Times New Roman" w:hAnsi="Times New Roman" w:cs="Times New Roman"/>
          <w:color w:val="000000" w:themeColor="text1"/>
        </w:rPr>
        <w:fldChar w:fldCharType="end"/>
      </w:r>
      <w:r w:rsidR="00A5200A" w:rsidRPr="000847DF">
        <w:rPr>
          <w:rFonts w:ascii="Times New Roman" w:hAnsi="Times New Roman" w:cs="Times New Roman"/>
          <w:color w:val="000000" w:themeColor="text1"/>
        </w:rPr>
        <w:t>.</w:t>
      </w:r>
    </w:p>
    <w:p w14:paraId="1DD7D968" w14:textId="4F42171F" w:rsidR="00801670" w:rsidRPr="000847DF" w:rsidRDefault="00801670">
      <w:pPr>
        <w:pStyle w:val="ListParagraph"/>
        <w:numPr>
          <w:ilvl w:val="0"/>
          <w:numId w:val="2"/>
        </w:numPr>
        <w:tabs>
          <w:tab w:val="num" w:pos="720"/>
        </w:tabs>
        <w:spacing w:after="0" w:line="240" w:lineRule="auto"/>
        <w:jc w:val="both"/>
        <w:rPr>
          <w:rFonts w:ascii="Times New Roman" w:hAnsi="Times New Roman" w:cs="Times New Roman"/>
        </w:rPr>
      </w:pPr>
      <w:r w:rsidRPr="000847DF">
        <w:rPr>
          <w:rFonts w:ascii="Times New Roman" w:hAnsi="Times New Roman" w:cs="Times New Roman"/>
          <w:color w:val="000000" w:themeColor="text1"/>
        </w:rPr>
        <w:lastRenderedPageBreak/>
        <w:t>Elevation</w:t>
      </w:r>
      <w:r w:rsidR="006D58A0" w:rsidRPr="000847DF">
        <w:rPr>
          <w:rFonts w:ascii="Times New Roman" w:hAnsi="Times New Roman" w:cs="Times New Roman"/>
          <w:color w:val="000000" w:themeColor="text1"/>
        </w:rPr>
        <w:t>:</w:t>
      </w:r>
      <w:r w:rsidRPr="000847DF">
        <w:rPr>
          <w:rFonts w:ascii="Times New Roman" w:hAnsi="Times New Roman" w:cs="Times New Roman"/>
          <w:color w:val="000000" w:themeColor="text1"/>
        </w:rPr>
        <w:t xml:space="preserve"> The following elevation classes were </w:t>
      </w:r>
      <w:r w:rsidR="00846771" w:rsidRPr="000847DF">
        <w:rPr>
          <w:rFonts w:ascii="Times New Roman" w:hAnsi="Times New Roman" w:cs="Times New Roman"/>
          <w:color w:val="000000" w:themeColor="text1"/>
        </w:rPr>
        <w:t>considered:</w:t>
      </w:r>
      <w:r w:rsidRPr="000847DF">
        <w:rPr>
          <w:rFonts w:ascii="Times New Roman" w:hAnsi="Times New Roman" w:cs="Times New Roman"/>
          <w:color w:val="000000" w:themeColor="text1"/>
        </w:rPr>
        <w:t xml:space="preserve"> &lt; 250 m, 250 – 1000 m and &gt; 1000 m. </w:t>
      </w:r>
    </w:p>
    <w:p w14:paraId="048DB929" w14:textId="48A3818C" w:rsidR="00170F11" w:rsidRPr="000847DF" w:rsidRDefault="00801670">
      <w:pPr>
        <w:pStyle w:val="ListParagraph"/>
        <w:numPr>
          <w:ilvl w:val="0"/>
          <w:numId w:val="2"/>
        </w:numPr>
        <w:tabs>
          <w:tab w:val="num" w:pos="720"/>
        </w:tabs>
        <w:spacing w:after="0" w:line="240" w:lineRule="auto"/>
        <w:jc w:val="both"/>
        <w:rPr>
          <w:rFonts w:ascii="Times New Roman" w:hAnsi="Times New Roman" w:cs="Times New Roman"/>
        </w:rPr>
      </w:pPr>
      <w:r w:rsidRPr="000847DF">
        <w:rPr>
          <w:rFonts w:ascii="Times New Roman" w:hAnsi="Times New Roman" w:cs="Times New Roman"/>
          <w:color w:val="000000" w:themeColor="text1"/>
        </w:rPr>
        <w:t xml:space="preserve">Slope: </w:t>
      </w:r>
      <w:r w:rsidR="006D58A0" w:rsidRPr="000847DF">
        <w:rPr>
          <w:rFonts w:ascii="Times New Roman" w:hAnsi="Times New Roman" w:cs="Times New Roman"/>
          <w:color w:val="000000" w:themeColor="text1"/>
        </w:rPr>
        <w:t xml:space="preserve"> </w:t>
      </w:r>
      <w:r w:rsidR="00925F4A" w:rsidRPr="000847DF">
        <w:rPr>
          <w:rFonts w:ascii="Times New Roman" w:hAnsi="Times New Roman" w:cs="Times New Roman"/>
          <w:color w:val="000000" w:themeColor="text1"/>
        </w:rPr>
        <w:t>Five slope classes were defined</w:t>
      </w:r>
      <w:r w:rsidR="00852078"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face="superscript"&gt;71&lt;/style&gt;&lt;/DisplayText&gt;&lt;record&gt;&lt;rec-number&gt;331&lt;/rec-number&gt;&lt;foreign-keys&gt;&lt;key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52078"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71</w:t>
      </w:r>
      <w:r w:rsidR="00852078" w:rsidRPr="000847DF">
        <w:rPr>
          <w:rFonts w:ascii="Times New Roman" w:hAnsi="Times New Roman" w:cs="Times New Roman"/>
          <w:color w:val="000000" w:themeColor="text1"/>
        </w:rPr>
        <w:fldChar w:fldCharType="end"/>
      </w:r>
      <w:r w:rsidR="00925F4A" w:rsidRPr="000847DF">
        <w:rPr>
          <w:rFonts w:ascii="Times New Roman" w:hAnsi="Times New Roman" w:cs="Times New Roman"/>
          <w:color w:val="000000" w:themeColor="text1"/>
        </w:rPr>
        <w:t xml:space="preserve">: </w:t>
      </w:r>
      <w:r w:rsidR="00C76A42" w:rsidRPr="000847DF">
        <w:rPr>
          <w:rFonts w:ascii="Times New Roman" w:hAnsi="Times New Roman" w:cs="Times New Roman"/>
          <w:color w:val="000000" w:themeColor="text1"/>
        </w:rPr>
        <w:t>&lt; 0.20%, 0.2-1%, 1-5%, 5-15%, and &gt; 15%</w:t>
      </w:r>
      <w:r w:rsidR="00852078" w:rsidRPr="000847DF">
        <w:rPr>
          <w:rFonts w:ascii="Times New Roman" w:hAnsi="Times New Roman" w:cs="Times New Roman"/>
          <w:color w:val="000000" w:themeColor="text1"/>
        </w:rPr>
        <w:t>.</w:t>
      </w:r>
    </w:p>
    <w:p w14:paraId="385AFC7C" w14:textId="2F2E3DD7" w:rsidR="00887F75" w:rsidRPr="00887F75" w:rsidRDefault="008E4812" w:rsidP="004A515D">
      <w:pPr>
        <w:pStyle w:val="ListParagraph"/>
        <w:numPr>
          <w:ilvl w:val="0"/>
          <w:numId w:val="2"/>
        </w:numPr>
        <w:tabs>
          <w:tab w:val="num" w:pos="720"/>
        </w:tabs>
        <w:spacing w:after="0" w:line="240" w:lineRule="auto"/>
        <w:jc w:val="both"/>
        <w:rPr>
          <w:rFonts w:ascii="Times New Roman" w:hAnsi="Times New Roman" w:cs="Times New Roman"/>
        </w:rPr>
      </w:pPr>
      <w:r w:rsidRPr="000847DF">
        <w:rPr>
          <w:rFonts w:ascii="Times New Roman" w:hAnsi="Times New Roman" w:cs="Times New Roman"/>
          <w:color w:val="000000" w:themeColor="text1"/>
        </w:rPr>
        <w:t>Landform:</w:t>
      </w:r>
      <w:r w:rsidR="00EE4F9F" w:rsidRPr="000847DF">
        <w:rPr>
          <w:rFonts w:ascii="Times New Roman" w:hAnsi="Times New Roman" w:cs="Times New Roman"/>
          <w:color w:val="000000" w:themeColor="text1"/>
        </w:rPr>
        <w:t xml:space="preserve"> The initial 22 landform classes were reduced to 15 by grouping similar contour line classes </w:t>
      </w:r>
      <w:r w:rsidRPr="000847DF">
        <w:rPr>
          <w:rFonts w:ascii="Times New Roman" w:hAnsi="Times New Roman" w:cs="Times New Roman"/>
          <w:color w:val="000000" w:themeColor="text1"/>
        </w:rPr>
        <w:t xml:space="preserve">(see Table </w:t>
      </w:r>
      <w:r w:rsidR="00F35087" w:rsidRPr="000847DF">
        <w:rPr>
          <w:rFonts w:ascii="Times New Roman" w:hAnsi="Times New Roman" w:cs="Times New Roman"/>
          <w:color w:val="000000" w:themeColor="text1"/>
        </w:rPr>
        <w:t>4</w:t>
      </w:r>
      <w:r w:rsidRPr="000847DF">
        <w:rPr>
          <w:rFonts w:ascii="Times New Roman" w:hAnsi="Times New Roman" w:cs="Times New Roman"/>
          <w:color w:val="000000" w:themeColor="text1"/>
        </w:rPr>
        <w:t xml:space="preserve"> in supplementary material).</w:t>
      </w:r>
      <w:r w:rsidR="00EE4F9F" w:rsidRPr="000847DF">
        <w:rPr>
          <w:rFonts w:ascii="Times New Roman" w:hAnsi="Times New Roman" w:cs="Times New Roman"/>
          <w:color w:val="000000" w:themeColor="text1"/>
        </w:rPr>
        <w:t xml:space="preserve"> </w:t>
      </w:r>
    </w:p>
    <w:p w14:paraId="5CBAC418" w14:textId="77777777" w:rsidR="00887F75" w:rsidRPr="00887F75" w:rsidRDefault="00887F75" w:rsidP="00887F75">
      <w:pPr>
        <w:pStyle w:val="ListParagraph"/>
        <w:tabs>
          <w:tab w:val="num" w:pos="720"/>
        </w:tabs>
        <w:spacing w:after="0" w:line="240" w:lineRule="auto"/>
        <w:jc w:val="both"/>
        <w:rPr>
          <w:rFonts w:ascii="Times New Roman" w:hAnsi="Times New Roman" w:cs="Times New Roman"/>
        </w:rPr>
      </w:pPr>
    </w:p>
    <w:p w14:paraId="06449188" w14:textId="3E61A020" w:rsidR="000771BE" w:rsidRPr="000847DF" w:rsidRDefault="009343B1" w:rsidP="004A515D">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Using bootstrapping with 1000 resamples of the mean response ratio, 95% confidence intervals were estimated for each category. </w:t>
      </w:r>
      <w:r w:rsidR="00887F75" w:rsidRPr="00887F75">
        <w:rPr>
          <w:rFonts w:ascii="Times New Roman" w:hAnsi="Times New Roman" w:cs="Times New Roman"/>
          <w:color w:val="000000" w:themeColor="text1"/>
        </w:rPr>
        <w:t>Mean effect sizes (ES) were considered statistically significant when the 95% bootstrapped confidence interval (CI)</w:t>
      </w:r>
      <w:r w:rsidR="00887F75">
        <w:rPr>
          <w:rFonts w:ascii="Times New Roman" w:hAnsi="Times New Roman" w:cs="Times New Roman"/>
          <w:color w:val="000000" w:themeColor="text1"/>
        </w:rPr>
        <w:t xml:space="preserve"> </w:t>
      </w:r>
      <w:r w:rsidR="00887F75" w:rsidRPr="00887F75">
        <w:rPr>
          <w:rFonts w:ascii="Times New Roman" w:hAnsi="Times New Roman" w:cs="Times New Roman"/>
          <w:color w:val="000000" w:themeColor="text1"/>
        </w:rPr>
        <w:t>did not include zero (</w:t>
      </w:r>
      <w:r w:rsidR="00887F75" w:rsidRPr="00887F75">
        <w:rPr>
          <w:rFonts w:ascii="Times New Roman" w:hAnsi="Times New Roman" w:cs="Times New Roman"/>
          <w:i/>
          <w:iCs/>
          <w:color w:val="000000" w:themeColor="text1"/>
        </w:rPr>
        <w:t>p</w:t>
      </w:r>
      <w:r w:rsidR="00887F75" w:rsidRPr="00887F75">
        <w:rPr>
          <w:rFonts w:ascii="Times New Roman" w:hAnsi="Times New Roman" w:cs="Times New Roman"/>
          <w:color w:val="000000" w:themeColor="text1"/>
        </w:rPr>
        <w:t xml:space="preserve"> &lt; 0.05). This criterion follows recent meta-analyses that applied bootstrap resampling to assess significance</w:t>
      </w:r>
      <w:r w:rsidR="00887F75">
        <w:rPr>
          <w:rFonts w:ascii="Times New Roman" w:hAnsi="Times New Roman" w:cs="Times New Roman"/>
          <w:color w:val="000000" w:themeColor="text1"/>
        </w:rPr>
        <w:t xml:space="preserve"> </w:t>
      </w:r>
      <w:r w:rsidR="00887F75">
        <w:rPr>
          <w:rFonts w:ascii="Times New Roman" w:hAnsi="Times New Roman" w:cs="Times New Roman"/>
          <w:color w:val="000000" w:themeColor="text1"/>
        </w:rPr>
        <w:fldChar w:fldCharType="begin"/>
      </w:r>
      <w:r w:rsidR="00887F75">
        <w:rPr>
          <w:rFonts w:ascii="Times New Roman" w:hAnsi="Times New Roman" w:cs="Times New Roman"/>
          <w:color w:val="000000" w:themeColor="text1"/>
        </w:rPr>
        <w:instrText xml:space="preserve"> ADDIN EN.CITE &lt;EndNote&gt;&lt;Cite&gt;&lt;Author&gt;Ren&lt;/Author&gt;&lt;Year&gt;2023&lt;/Year&gt;&lt;RecNum&gt;234&lt;/RecNum&gt;&lt;DisplayText&gt;&lt;style face="superscript"&gt;11,74&lt;/style&gt;&lt;/DisplayText&gt;&lt;record&gt;&lt;rec-number&gt;234&lt;/rec-number&gt;&lt;foreign-keys&gt;&lt;key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Joshi&lt;/Author&gt;&lt;Year&gt;2023&lt;/Year&gt;&lt;RecNum&gt;241&lt;/RecNum&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EndNote&gt;</w:instrText>
      </w:r>
      <w:r w:rsidR="00887F75">
        <w:rPr>
          <w:rFonts w:ascii="Times New Roman" w:hAnsi="Times New Roman" w:cs="Times New Roman"/>
          <w:color w:val="000000" w:themeColor="text1"/>
        </w:rPr>
        <w:fldChar w:fldCharType="separate"/>
      </w:r>
      <w:r w:rsidR="00887F75" w:rsidRPr="00887F75">
        <w:rPr>
          <w:rFonts w:ascii="Times New Roman" w:hAnsi="Times New Roman" w:cs="Times New Roman"/>
          <w:noProof/>
          <w:color w:val="000000" w:themeColor="text1"/>
          <w:vertAlign w:val="superscript"/>
        </w:rPr>
        <w:t>11,74</w:t>
      </w:r>
      <w:r w:rsidR="00887F75">
        <w:rPr>
          <w:rFonts w:ascii="Times New Roman" w:hAnsi="Times New Roman" w:cs="Times New Roman"/>
          <w:color w:val="000000" w:themeColor="text1"/>
        </w:rPr>
        <w:fldChar w:fldCharType="end"/>
      </w:r>
      <w:r w:rsidR="00887F75">
        <w:rPr>
          <w:rFonts w:ascii="Times New Roman" w:hAnsi="Times New Roman" w:cs="Times New Roman"/>
          <w:color w:val="000000" w:themeColor="text1"/>
        </w:rPr>
        <w:t>.</w:t>
      </w:r>
    </w:p>
    <w:p w14:paraId="7C508AF4" w14:textId="77777777" w:rsidR="00D477E9" w:rsidRPr="000847DF" w:rsidRDefault="00D477E9" w:rsidP="004A515D">
      <w:pPr>
        <w:tabs>
          <w:tab w:val="num" w:pos="720"/>
        </w:tabs>
        <w:spacing w:after="0" w:line="240" w:lineRule="auto"/>
        <w:jc w:val="both"/>
        <w:rPr>
          <w:rFonts w:ascii="Times New Roman" w:hAnsi="Times New Roman" w:cs="Times New Roman"/>
        </w:rPr>
      </w:pPr>
    </w:p>
    <w:p w14:paraId="2F0D2F36" w14:textId="77777777" w:rsidR="004A515D" w:rsidRPr="000847DF" w:rsidRDefault="004A515D" w:rsidP="00F8423A">
      <w:pPr>
        <w:keepNext/>
        <w:keepLines/>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Table 1: Environmental variables (in bracket are abbreviations)</w:t>
      </w:r>
    </w:p>
    <w:p w14:paraId="7355C6C6" w14:textId="77777777" w:rsidR="00D92170" w:rsidRPr="000847DF" w:rsidRDefault="00D92170" w:rsidP="00F8423A">
      <w:pPr>
        <w:keepNext/>
        <w:keepLines/>
        <w:tabs>
          <w:tab w:val="num" w:pos="720"/>
        </w:tabs>
        <w:spacing w:after="0" w:line="240" w:lineRule="auto"/>
        <w:jc w:val="both"/>
        <w:rPr>
          <w:rFonts w:ascii="Times New Roman" w:hAnsi="Times New Roman" w:cs="Times New Roman"/>
          <w:color w:val="000000" w:themeColor="text1"/>
        </w:rPr>
      </w:pPr>
    </w:p>
    <w:tbl>
      <w:tblPr>
        <w:tblW w:w="8084" w:type="dxa"/>
        <w:tblLook w:val="04A0" w:firstRow="1" w:lastRow="0" w:firstColumn="1" w:lastColumn="0" w:noHBand="0" w:noVBand="1"/>
      </w:tblPr>
      <w:tblGrid>
        <w:gridCol w:w="1560"/>
        <w:gridCol w:w="4593"/>
        <w:gridCol w:w="960"/>
        <w:gridCol w:w="1083"/>
      </w:tblGrid>
      <w:tr w:rsidR="007634FF" w:rsidRPr="000847DF" w14:paraId="410FC667" w14:textId="77777777" w:rsidTr="007634FF">
        <w:trPr>
          <w:trHeight w:val="300"/>
        </w:trPr>
        <w:tc>
          <w:tcPr>
            <w:tcW w:w="1560" w:type="dxa"/>
            <w:tcBorders>
              <w:top w:val="single" w:sz="4" w:space="0" w:color="auto"/>
              <w:left w:val="nil"/>
              <w:bottom w:val="single" w:sz="4" w:space="0" w:color="auto"/>
              <w:right w:val="nil"/>
            </w:tcBorders>
            <w:noWrap/>
            <w:vAlign w:val="bottom"/>
            <w:hideMark/>
          </w:tcPr>
          <w:p w14:paraId="0B31F0C8"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Component</w:t>
            </w:r>
          </w:p>
        </w:tc>
        <w:tc>
          <w:tcPr>
            <w:tcW w:w="4593" w:type="dxa"/>
            <w:tcBorders>
              <w:top w:val="single" w:sz="4" w:space="0" w:color="auto"/>
              <w:left w:val="nil"/>
              <w:bottom w:val="single" w:sz="4" w:space="0" w:color="auto"/>
              <w:right w:val="nil"/>
            </w:tcBorders>
            <w:noWrap/>
            <w:vAlign w:val="bottom"/>
            <w:hideMark/>
          </w:tcPr>
          <w:p w14:paraId="15EECF9F"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Indicators</w:t>
            </w:r>
          </w:p>
        </w:tc>
        <w:tc>
          <w:tcPr>
            <w:tcW w:w="960" w:type="dxa"/>
            <w:tcBorders>
              <w:top w:val="single" w:sz="4" w:space="0" w:color="auto"/>
              <w:left w:val="nil"/>
              <w:bottom w:val="single" w:sz="4" w:space="0" w:color="auto"/>
              <w:right w:val="nil"/>
            </w:tcBorders>
            <w:noWrap/>
            <w:vAlign w:val="bottom"/>
            <w:hideMark/>
          </w:tcPr>
          <w:p w14:paraId="059FCBA0"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Unit</w:t>
            </w:r>
          </w:p>
        </w:tc>
        <w:tc>
          <w:tcPr>
            <w:tcW w:w="971" w:type="dxa"/>
            <w:tcBorders>
              <w:top w:val="single" w:sz="4" w:space="0" w:color="auto"/>
              <w:left w:val="nil"/>
              <w:bottom w:val="single" w:sz="4" w:space="0" w:color="auto"/>
              <w:right w:val="nil"/>
            </w:tcBorders>
            <w:noWrap/>
            <w:vAlign w:val="bottom"/>
            <w:hideMark/>
          </w:tcPr>
          <w:p w14:paraId="5E5369D4"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Resolution</w:t>
            </w:r>
          </w:p>
        </w:tc>
      </w:tr>
      <w:tr w:rsidR="007634FF" w:rsidRPr="000847DF" w14:paraId="0437FD93" w14:textId="77777777" w:rsidTr="007634FF">
        <w:trPr>
          <w:trHeight w:val="300"/>
        </w:trPr>
        <w:tc>
          <w:tcPr>
            <w:tcW w:w="1560" w:type="dxa"/>
            <w:tcBorders>
              <w:top w:val="nil"/>
              <w:left w:val="nil"/>
              <w:bottom w:val="nil"/>
              <w:right w:val="nil"/>
            </w:tcBorders>
            <w:noWrap/>
            <w:vAlign w:val="bottom"/>
            <w:hideMark/>
          </w:tcPr>
          <w:p w14:paraId="153B35D6"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 xml:space="preserve">Climate </w:t>
            </w:r>
          </w:p>
        </w:tc>
        <w:tc>
          <w:tcPr>
            <w:tcW w:w="4593" w:type="dxa"/>
            <w:tcBorders>
              <w:top w:val="nil"/>
              <w:left w:val="nil"/>
              <w:bottom w:val="nil"/>
              <w:right w:val="nil"/>
            </w:tcBorders>
            <w:noWrap/>
            <w:vAlign w:val="bottom"/>
            <w:hideMark/>
          </w:tcPr>
          <w:p w14:paraId="1B8D131C"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Growing degree days for maize (</w:t>
            </w:r>
            <w:proofErr w:type="spellStart"/>
            <w:r w:rsidRPr="000847DF">
              <w:rPr>
                <w:rFonts w:ascii="Times New Roman" w:eastAsia="Times New Roman" w:hAnsi="Times New Roman" w:cs="Times New Roman"/>
                <w:color w:val="000000"/>
                <w:kern w:val="0"/>
                <w:sz w:val="20"/>
                <w:szCs w:val="20"/>
                <w14:ligatures w14:val="none"/>
              </w:rPr>
              <w:t>GDD_maize</w:t>
            </w:r>
            <w:proofErr w:type="spellEnd"/>
            <w:r w:rsidRPr="000847DF">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noWrap/>
            <w:vAlign w:val="bottom"/>
            <w:hideMark/>
          </w:tcPr>
          <w:p w14:paraId="0E22CDC6"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noWrap/>
            <w:vAlign w:val="bottom"/>
            <w:hideMark/>
          </w:tcPr>
          <w:p w14:paraId="683CEC09"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6B6A26CC" w14:textId="77777777" w:rsidTr="007634FF">
        <w:trPr>
          <w:trHeight w:val="300"/>
        </w:trPr>
        <w:tc>
          <w:tcPr>
            <w:tcW w:w="1560" w:type="dxa"/>
            <w:tcBorders>
              <w:top w:val="nil"/>
              <w:left w:val="nil"/>
              <w:bottom w:val="nil"/>
              <w:right w:val="nil"/>
            </w:tcBorders>
            <w:noWrap/>
            <w:vAlign w:val="bottom"/>
            <w:hideMark/>
          </w:tcPr>
          <w:p w14:paraId="73079DE2"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0640CAC3"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Growing degree days for wheat (</w:t>
            </w:r>
            <w:proofErr w:type="spellStart"/>
            <w:r w:rsidRPr="000847DF">
              <w:rPr>
                <w:rFonts w:ascii="Times New Roman" w:eastAsia="Times New Roman" w:hAnsi="Times New Roman" w:cs="Times New Roman"/>
                <w:color w:val="000000"/>
                <w:kern w:val="0"/>
                <w:sz w:val="20"/>
                <w:szCs w:val="20"/>
                <w14:ligatures w14:val="none"/>
              </w:rPr>
              <w:t>GDD_wheat</w:t>
            </w:r>
            <w:proofErr w:type="spellEnd"/>
            <w:r w:rsidRPr="000847DF">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noWrap/>
            <w:vAlign w:val="bottom"/>
            <w:hideMark/>
          </w:tcPr>
          <w:p w14:paraId="7EAF3E6D"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noWrap/>
            <w:vAlign w:val="bottom"/>
            <w:hideMark/>
          </w:tcPr>
          <w:p w14:paraId="23FAE684"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676C4B4F" w14:textId="77777777" w:rsidTr="007634FF">
        <w:trPr>
          <w:trHeight w:val="300"/>
        </w:trPr>
        <w:tc>
          <w:tcPr>
            <w:tcW w:w="1560" w:type="dxa"/>
            <w:tcBorders>
              <w:top w:val="nil"/>
              <w:left w:val="nil"/>
              <w:bottom w:val="nil"/>
              <w:right w:val="nil"/>
            </w:tcBorders>
            <w:noWrap/>
            <w:vAlign w:val="bottom"/>
            <w:hideMark/>
          </w:tcPr>
          <w:p w14:paraId="625F5FEF"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7FF04F87"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Growing degree days for rice (</w:t>
            </w:r>
            <w:proofErr w:type="spellStart"/>
            <w:r w:rsidRPr="000847DF">
              <w:rPr>
                <w:rFonts w:ascii="Times New Roman" w:eastAsia="Times New Roman" w:hAnsi="Times New Roman" w:cs="Times New Roman"/>
                <w:color w:val="000000"/>
                <w:kern w:val="0"/>
                <w:sz w:val="20"/>
                <w:szCs w:val="20"/>
                <w14:ligatures w14:val="none"/>
              </w:rPr>
              <w:t>GDD_rice</w:t>
            </w:r>
            <w:proofErr w:type="spellEnd"/>
            <w:r w:rsidRPr="000847DF">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noWrap/>
            <w:vAlign w:val="bottom"/>
            <w:hideMark/>
          </w:tcPr>
          <w:p w14:paraId="4127E9F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noWrap/>
            <w:vAlign w:val="bottom"/>
            <w:hideMark/>
          </w:tcPr>
          <w:p w14:paraId="3347E015"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7AE82943" w14:textId="77777777" w:rsidTr="007634FF">
        <w:trPr>
          <w:trHeight w:val="300"/>
        </w:trPr>
        <w:tc>
          <w:tcPr>
            <w:tcW w:w="1560" w:type="dxa"/>
            <w:tcBorders>
              <w:top w:val="nil"/>
              <w:left w:val="nil"/>
              <w:bottom w:val="nil"/>
              <w:right w:val="nil"/>
            </w:tcBorders>
            <w:noWrap/>
            <w:vAlign w:val="bottom"/>
            <w:hideMark/>
          </w:tcPr>
          <w:p w14:paraId="4092130E"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3EF1D581"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Growing degree days for soybean (</w:t>
            </w:r>
            <w:proofErr w:type="spellStart"/>
            <w:r w:rsidRPr="000847DF">
              <w:rPr>
                <w:rFonts w:ascii="Times New Roman" w:eastAsia="Times New Roman" w:hAnsi="Times New Roman" w:cs="Times New Roman"/>
                <w:color w:val="000000"/>
                <w:kern w:val="0"/>
                <w:sz w:val="20"/>
                <w:szCs w:val="20"/>
                <w14:ligatures w14:val="none"/>
              </w:rPr>
              <w:t>GDD_soybean</w:t>
            </w:r>
            <w:proofErr w:type="spellEnd"/>
            <w:r w:rsidRPr="000847DF">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noWrap/>
            <w:vAlign w:val="bottom"/>
            <w:hideMark/>
          </w:tcPr>
          <w:p w14:paraId="5E989266"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noWrap/>
            <w:vAlign w:val="bottom"/>
            <w:hideMark/>
          </w:tcPr>
          <w:p w14:paraId="1E353969"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6D00D467" w14:textId="77777777" w:rsidTr="007634FF">
        <w:trPr>
          <w:trHeight w:val="300"/>
        </w:trPr>
        <w:tc>
          <w:tcPr>
            <w:tcW w:w="1560" w:type="dxa"/>
            <w:tcBorders>
              <w:top w:val="nil"/>
              <w:left w:val="nil"/>
              <w:bottom w:val="nil"/>
              <w:right w:val="nil"/>
            </w:tcBorders>
            <w:noWrap/>
            <w:vAlign w:val="bottom"/>
            <w:hideMark/>
          </w:tcPr>
          <w:p w14:paraId="3783F16B"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5BD155EF"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Aridity index (aridity)</w:t>
            </w:r>
          </w:p>
        </w:tc>
        <w:tc>
          <w:tcPr>
            <w:tcW w:w="960" w:type="dxa"/>
            <w:tcBorders>
              <w:top w:val="nil"/>
              <w:left w:val="nil"/>
              <w:bottom w:val="nil"/>
              <w:right w:val="nil"/>
            </w:tcBorders>
            <w:noWrap/>
            <w:vAlign w:val="bottom"/>
            <w:hideMark/>
          </w:tcPr>
          <w:p w14:paraId="08DA9748"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noWrap/>
            <w:vAlign w:val="bottom"/>
            <w:hideMark/>
          </w:tcPr>
          <w:p w14:paraId="44EA5662"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09C11BB7" w14:textId="77777777" w:rsidTr="007634FF">
        <w:trPr>
          <w:trHeight w:val="300"/>
        </w:trPr>
        <w:tc>
          <w:tcPr>
            <w:tcW w:w="1560" w:type="dxa"/>
            <w:tcBorders>
              <w:top w:val="nil"/>
              <w:left w:val="nil"/>
              <w:bottom w:val="nil"/>
              <w:right w:val="nil"/>
            </w:tcBorders>
            <w:noWrap/>
            <w:vAlign w:val="bottom"/>
            <w:hideMark/>
          </w:tcPr>
          <w:p w14:paraId="53E15559"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Soil properties</w:t>
            </w:r>
          </w:p>
        </w:tc>
        <w:tc>
          <w:tcPr>
            <w:tcW w:w="4593" w:type="dxa"/>
            <w:tcBorders>
              <w:top w:val="nil"/>
              <w:left w:val="nil"/>
              <w:bottom w:val="nil"/>
              <w:right w:val="nil"/>
            </w:tcBorders>
            <w:noWrap/>
            <w:vAlign w:val="bottom"/>
            <w:hideMark/>
          </w:tcPr>
          <w:p w14:paraId="069420C3"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Soil texture</w:t>
            </w:r>
          </w:p>
        </w:tc>
        <w:tc>
          <w:tcPr>
            <w:tcW w:w="960" w:type="dxa"/>
            <w:tcBorders>
              <w:top w:val="nil"/>
              <w:left w:val="nil"/>
              <w:bottom w:val="nil"/>
              <w:right w:val="nil"/>
            </w:tcBorders>
            <w:noWrap/>
            <w:vAlign w:val="bottom"/>
            <w:hideMark/>
          </w:tcPr>
          <w:p w14:paraId="7BB97BC1"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w:t>
            </w:r>
          </w:p>
        </w:tc>
        <w:tc>
          <w:tcPr>
            <w:tcW w:w="971" w:type="dxa"/>
            <w:tcBorders>
              <w:top w:val="nil"/>
              <w:left w:val="nil"/>
              <w:bottom w:val="nil"/>
              <w:right w:val="nil"/>
            </w:tcBorders>
            <w:noWrap/>
            <w:vAlign w:val="bottom"/>
            <w:hideMark/>
          </w:tcPr>
          <w:p w14:paraId="15CD8DAE"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250 m</w:t>
            </w:r>
          </w:p>
        </w:tc>
      </w:tr>
      <w:tr w:rsidR="007634FF" w:rsidRPr="000847DF" w14:paraId="5FD3A9F3" w14:textId="77777777" w:rsidTr="007634FF">
        <w:trPr>
          <w:trHeight w:val="300"/>
        </w:trPr>
        <w:tc>
          <w:tcPr>
            <w:tcW w:w="1560" w:type="dxa"/>
            <w:tcBorders>
              <w:top w:val="nil"/>
              <w:left w:val="nil"/>
              <w:bottom w:val="nil"/>
              <w:right w:val="nil"/>
            </w:tcBorders>
            <w:noWrap/>
            <w:vAlign w:val="bottom"/>
            <w:hideMark/>
          </w:tcPr>
          <w:p w14:paraId="5050E43E"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4A50F12B"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pH</w:t>
            </w:r>
          </w:p>
        </w:tc>
        <w:tc>
          <w:tcPr>
            <w:tcW w:w="960" w:type="dxa"/>
            <w:tcBorders>
              <w:top w:val="nil"/>
              <w:left w:val="nil"/>
              <w:bottom w:val="nil"/>
              <w:right w:val="nil"/>
            </w:tcBorders>
            <w:noWrap/>
            <w:vAlign w:val="bottom"/>
            <w:hideMark/>
          </w:tcPr>
          <w:p w14:paraId="1E40E5E0"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noWrap/>
            <w:vAlign w:val="bottom"/>
            <w:hideMark/>
          </w:tcPr>
          <w:p w14:paraId="3ABF8164"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250 m</w:t>
            </w:r>
          </w:p>
        </w:tc>
      </w:tr>
      <w:tr w:rsidR="007634FF" w:rsidRPr="000847DF" w14:paraId="75044251" w14:textId="77777777" w:rsidTr="007634FF">
        <w:trPr>
          <w:trHeight w:val="300"/>
        </w:trPr>
        <w:tc>
          <w:tcPr>
            <w:tcW w:w="1560" w:type="dxa"/>
            <w:tcBorders>
              <w:top w:val="nil"/>
              <w:left w:val="nil"/>
              <w:bottom w:val="nil"/>
              <w:right w:val="nil"/>
            </w:tcBorders>
            <w:noWrap/>
            <w:vAlign w:val="bottom"/>
            <w:hideMark/>
          </w:tcPr>
          <w:p w14:paraId="562BBA33"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66931815"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soil organic carbon (SOC)</w:t>
            </w:r>
          </w:p>
        </w:tc>
        <w:tc>
          <w:tcPr>
            <w:tcW w:w="960" w:type="dxa"/>
            <w:tcBorders>
              <w:top w:val="nil"/>
              <w:left w:val="nil"/>
              <w:bottom w:val="nil"/>
              <w:right w:val="nil"/>
            </w:tcBorders>
            <w:noWrap/>
            <w:vAlign w:val="bottom"/>
            <w:hideMark/>
          </w:tcPr>
          <w:p w14:paraId="340FCA80"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g/kg</w:t>
            </w:r>
          </w:p>
        </w:tc>
        <w:tc>
          <w:tcPr>
            <w:tcW w:w="971" w:type="dxa"/>
            <w:tcBorders>
              <w:top w:val="nil"/>
              <w:left w:val="nil"/>
              <w:bottom w:val="nil"/>
              <w:right w:val="nil"/>
            </w:tcBorders>
            <w:noWrap/>
            <w:vAlign w:val="bottom"/>
            <w:hideMark/>
          </w:tcPr>
          <w:p w14:paraId="5CD8676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250 m</w:t>
            </w:r>
          </w:p>
        </w:tc>
      </w:tr>
      <w:tr w:rsidR="007634FF" w:rsidRPr="000847DF" w14:paraId="6D0434DD" w14:textId="77777777" w:rsidTr="007634FF">
        <w:trPr>
          <w:trHeight w:val="300"/>
        </w:trPr>
        <w:tc>
          <w:tcPr>
            <w:tcW w:w="1560" w:type="dxa"/>
            <w:tcBorders>
              <w:top w:val="nil"/>
              <w:left w:val="nil"/>
              <w:bottom w:val="nil"/>
              <w:right w:val="nil"/>
            </w:tcBorders>
            <w:noWrap/>
            <w:vAlign w:val="bottom"/>
            <w:hideMark/>
          </w:tcPr>
          <w:p w14:paraId="3F712472"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72900F8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lang w:val="fr-FR"/>
                <w14:ligatures w14:val="none"/>
              </w:rPr>
            </w:pPr>
            <w:proofErr w:type="spellStart"/>
            <w:r w:rsidRPr="000847DF">
              <w:rPr>
                <w:rFonts w:ascii="Times New Roman" w:eastAsia="Times New Roman" w:hAnsi="Times New Roman" w:cs="Times New Roman"/>
                <w:color w:val="000000"/>
                <w:kern w:val="0"/>
                <w:sz w:val="20"/>
                <w:szCs w:val="20"/>
                <w:lang w:val="fr-FR"/>
                <w14:ligatures w14:val="none"/>
              </w:rPr>
              <w:t>Soil</w:t>
            </w:r>
            <w:proofErr w:type="spellEnd"/>
            <w:r w:rsidRPr="000847DF">
              <w:rPr>
                <w:rFonts w:ascii="Times New Roman" w:eastAsia="Times New Roman" w:hAnsi="Times New Roman" w:cs="Times New Roman"/>
                <w:color w:val="000000"/>
                <w:kern w:val="0"/>
                <w:sz w:val="20"/>
                <w:szCs w:val="20"/>
                <w:lang w:val="fr-FR"/>
                <w14:ligatures w14:val="none"/>
              </w:rPr>
              <w:t xml:space="preserve"> Olsen </w:t>
            </w:r>
            <w:proofErr w:type="spellStart"/>
            <w:r w:rsidRPr="000847DF">
              <w:rPr>
                <w:rFonts w:ascii="Times New Roman" w:eastAsia="Times New Roman" w:hAnsi="Times New Roman" w:cs="Times New Roman"/>
                <w:color w:val="000000"/>
                <w:kern w:val="0"/>
                <w:sz w:val="20"/>
                <w:szCs w:val="20"/>
                <w:lang w:val="fr-FR"/>
                <w14:ligatures w14:val="none"/>
              </w:rPr>
              <w:t>phosphorus</w:t>
            </w:r>
            <w:proofErr w:type="spellEnd"/>
            <w:r w:rsidRPr="000847DF">
              <w:rPr>
                <w:rFonts w:ascii="Times New Roman" w:eastAsia="Times New Roman" w:hAnsi="Times New Roman" w:cs="Times New Roman"/>
                <w:color w:val="000000"/>
                <w:kern w:val="0"/>
                <w:sz w:val="20"/>
                <w:szCs w:val="20"/>
                <w:lang w:val="fr-FR"/>
                <w14:ligatures w14:val="none"/>
              </w:rPr>
              <w:t xml:space="preserve"> concentrations (</w:t>
            </w:r>
            <w:proofErr w:type="spellStart"/>
            <w:r w:rsidRPr="000847DF">
              <w:rPr>
                <w:rFonts w:ascii="Times New Roman" w:eastAsia="Times New Roman" w:hAnsi="Times New Roman" w:cs="Times New Roman"/>
                <w:color w:val="000000"/>
                <w:kern w:val="0"/>
                <w:sz w:val="20"/>
                <w:szCs w:val="20"/>
                <w:lang w:val="fr-FR"/>
                <w14:ligatures w14:val="none"/>
              </w:rPr>
              <w:t>phosphorus</w:t>
            </w:r>
            <w:proofErr w:type="spellEnd"/>
            <w:r w:rsidRPr="000847DF">
              <w:rPr>
                <w:rFonts w:ascii="Times New Roman" w:eastAsia="Times New Roman" w:hAnsi="Times New Roman" w:cs="Times New Roman"/>
                <w:color w:val="000000"/>
                <w:kern w:val="0"/>
                <w:sz w:val="20"/>
                <w:szCs w:val="20"/>
                <w:lang w:val="fr-FR"/>
                <w14:ligatures w14:val="none"/>
              </w:rPr>
              <w:t>)</w:t>
            </w:r>
          </w:p>
        </w:tc>
        <w:tc>
          <w:tcPr>
            <w:tcW w:w="960" w:type="dxa"/>
            <w:tcBorders>
              <w:top w:val="nil"/>
              <w:left w:val="nil"/>
              <w:bottom w:val="nil"/>
              <w:right w:val="nil"/>
            </w:tcBorders>
            <w:noWrap/>
            <w:vAlign w:val="bottom"/>
            <w:hideMark/>
          </w:tcPr>
          <w:p w14:paraId="1BB11114"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mg/kg</w:t>
            </w:r>
          </w:p>
        </w:tc>
        <w:tc>
          <w:tcPr>
            <w:tcW w:w="971" w:type="dxa"/>
            <w:tcBorders>
              <w:top w:val="nil"/>
              <w:left w:val="nil"/>
              <w:bottom w:val="nil"/>
              <w:right w:val="nil"/>
            </w:tcBorders>
            <w:noWrap/>
            <w:vAlign w:val="bottom"/>
            <w:hideMark/>
          </w:tcPr>
          <w:p w14:paraId="72E8EE20"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1000 m</w:t>
            </w:r>
          </w:p>
        </w:tc>
      </w:tr>
      <w:tr w:rsidR="007634FF" w:rsidRPr="000847DF" w14:paraId="202F5E66" w14:textId="77777777" w:rsidTr="007634FF">
        <w:trPr>
          <w:trHeight w:val="300"/>
        </w:trPr>
        <w:tc>
          <w:tcPr>
            <w:tcW w:w="1560" w:type="dxa"/>
            <w:tcBorders>
              <w:top w:val="nil"/>
              <w:left w:val="nil"/>
              <w:bottom w:val="nil"/>
              <w:right w:val="nil"/>
            </w:tcBorders>
            <w:noWrap/>
            <w:vAlign w:val="bottom"/>
            <w:hideMark/>
          </w:tcPr>
          <w:p w14:paraId="556CEA36"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4E61F10F"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Bulk density (bd)</w:t>
            </w:r>
          </w:p>
        </w:tc>
        <w:tc>
          <w:tcPr>
            <w:tcW w:w="960" w:type="dxa"/>
            <w:tcBorders>
              <w:top w:val="nil"/>
              <w:left w:val="nil"/>
              <w:bottom w:val="nil"/>
              <w:right w:val="nil"/>
            </w:tcBorders>
            <w:noWrap/>
            <w:vAlign w:val="bottom"/>
            <w:hideMark/>
          </w:tcPr>
          <w:p w14:paraId="1E69A551"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kg/dm³</w:t>
            </w:r>
          </w:p>
        </w:tc>
        <w:tc>
          <w:tcPr>
            <w:tcW w:w="971" w:type="dxa"/>
            <w:tcBorders>
              <w:top w:val="nil"/>
              <w:left w:val="nil"/>
              <w:bottom w:val="nil"/>
              <w:right w:val="nil"/>
            </w:tcBorders>
            <w:noWrap/>
            <w:vAlign w:val="bottom"/>
            <w:hideMark/>
          </w:tcPr>
          <w:p w14:paraId="55F7D83C"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250 m</w:t>
            </w:r>
          </w:p>
        </w:tc>
      </w:tr>
      <w:tr w:rsidR="007634FF" w:rsidRPr="000847DF" w14:paraId="2222BF59" w14:textId="77777777" w:rsidTr="007634FF">
        <w:trPr>
          <w:trHeight w:val="300"/>
        </w:trPr>
        <w:tc>
          <w:tcPr>
            <w:tcW w:w="1560" w:type="dxa"/>
            <w:tcBorders>
              <w:top w:val="nil"/>
              <w:left w:val="nil"/>
              <w:bottom w:val="nil"/>
              <w:right w:val="nil"/>
            </w:tcBorders>
            <w:noWrap/>
            <w:vAlign w:val="bottom"/>
            <w:hideMark/>
          </w:tcPr>
          <w:p w14:paraId="54453869"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7E91E750"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Soil type</w:t>
            </w:r>
          </w:p>
        </w:tc>
        <w:tc>
          <w:tcPr>
            <w:tcW w:w="960" w:type="dxa"/>
            <w:tcBorders>
              <w:top w:val="nil"/>
              <w:left w:val="nil"/>
              <w:bottom w:val="nil"/>
              <w:right w:val="nil"/>
            </w:tcBorders>
            <w:noWrap/>
            <w:vAlign w:val="bottom"/>
            <w:hideMark/>
          </w:tcPr>
          <w:p w14:paraId="3E63D9BB"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noWrap/>
            <w:vAlign w:val="bottom"/>
            <w:hideMark/>
          </w:tcPr>
          <w:p w14:paraId="17A4A38B"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250 m</w:t>
            </w:r>
          </w:p>
        </w:tc>
      </w:tr>
      <w:tr w:rsidR="007634FF" w:rsidRPr="000847DF" w14:paraId="6C02EC0E" w14:textId="77777777" w:rsidTr="007634FF">
        <w:trPr>
          <w:trHeight w:val="300"/>
        </w:trPr>
        <w:tc>
          <w:tcPr>
            <w:tcW w:w="1560" w:type="dxa"/>
            <w:tcBorders>
              <w:top w:val="nil"/>
              <w:left w:val="nil"/>
              <w:right w:val="nil"/>
            </w:tcBorders>
            <w:noWrap/>
            <w:vAlign w:val="bottom"/>
            <w:hideMark/>
          </w:tcPr>
          <w:p w14:paraId="2A13877C"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Topography</w:t>
            </w:r>
          </w:p>
        </w:tc>
        <w:tc>
          <w:tcPr>
            <w:tcW w:w="4593" w:type="dxa"/>
            <w:tcBorders>
              <w:top w:val="nil"/>
              <w:left w:val="nil"/>
              <w:right w:val="nil"/>
            </w:tcBorders>
            <w:noWrap/>
            <w:vAlign w:val="bottom"/>
            <w:hideMark/>
          </w:tcPr>
          <w:p w14:paraId="4A4164D5"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Slope</w:t>
            </w:r>
          </w:p>
        </w:tc>
        <w:tc>
          <w:tcPr>
            <w:tcW w:w="960" w:type="dxa"/>
            <w:tcBorders>
              <w:top w:val="nil"/>
              <w:left w:val="nil"/>
              <w:right w:val="nil"/>
            </w:tcBorders>
            <w:noWrap/>
            <w:vAlign w:val="bottom"/>
            <w:hideMark/>
          </w:tcPr>
          <w:p w14:paraId="49C60F7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w:t>
            </w:r>
          </w:p>
        </w:tc>
        <w:tc>
          <w:tcPr>
            <w:tcW w:w="971" w:type="dxa"/>
            <w:tcBorders>
              <w:top w:val="nil"/>
              <w:left w:val="nil"/>
              <w:right w:val="nil"/>
            </w:tcBorders>
            <w:noWrap/>
            <w:vAlign w:val="bottom"/>
            <w:hideMark/>
          </w:tcPr>
          <w:p w14:paraId="4E4C9BD4"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059B5768" w14:textId="77777777" w:rsidTr="007634FF">
        <w:trPr>
          <w:trHeight w:val="300"/>
        </w:trPr>
        <w:tc>
          <w:tcPr>
            <w:tcW w:w="1560" w:type="dxa"/>
            <w:tcBorders>
              <w:top w:val="nil"/>
              <w:left w:val="nil"/>
              <w:bottom w:val="nil"/>
              <w:right w:val="nil"/>
            </w:tcBorders>
            <w:noWrap/>
            <w:vAlign w:val="bottom"/>
            <w:hideMark/>
          </w:tcPr>
          <w:p w14:paraId="4726BF56"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34870F99"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Digital elevation model (dem)</w:t>
            </w:r>
          </w:p>
        </w:tc>
        <w:tc>
          <w:tcPr>
            <w:tcW w:w="960" w:type="dxa"/>
            <w:tcBorders>
              <w:top w:val="nil"/>
              <w:left w:val="nil"/>
              <w:bottom w:val="nil"/>
              <w:right w:val="nil"/>
            </w:tcBorders>
            <w:noWrap/>
            <w:vAlign w:val="bottom"/>
            <w:hideMark/>
          </w:tcPr>
          <w:p w14:paraId="3C6E33C1"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m</w:t>
            </w:r>
          </w:p>
        </w:tc>
        <w:tc>
          <w:tcPr>
            <w:tcW w:w="971" w:type="dxa"/>
            <w:tcBorders>
              <w:top w:val="nil"/>
              <w:left w:val="nil"/>
              <w:bottom w:val="nil"/>
              <w:right w:val="nil"/>
            </w:tcBorders>
            <w:noWrap/>
            <w:vAlign w:val="bottom"/>
            <w:hideMark/>
          </w:tcPr>
          <w:p w14:paraId="6AC43E6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41F3AF0C" w14:textId="77777777" w:rsidTr="007634FF">
        <w:trPr>
          <w:trHeight w:val="300"/>
        </w:trPr>
        <w:tc>
          <w:tcPr>
            <w:tcW w:w="1560" w:type="dxa"/>
            <w:tcBorders>
              <w:top w:val="nil"/>
              <w:left w:val="nil"/>
              <w:bottom w:val="single" w:sz="4" w:space="0" w:color="auto"/>
              <w:right w:val="nil"/>
            </w:tcBorders>
            <w:noWrap/>
            <w:vAlign w:val="bottom"/>
            <w:hideMark/>
          </w:tcPr>
          <w:p w14:paraId="3374DDA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5553" w:type="dxa"/>
            <w:gridSpan w:val="2"/>
            <w:tcBorders>
              <w:top w:val="nil"/>
              <w:left w:val="nil"/>
              <w:bottom w:val="single" w:sz="4" w:space="0" w:color="auto"/>
              <w:right w:val="nil"/>
            </w:tcBorders>
            <w:noWrap/>
            <w:vAlign w:val="bottom"/>
            <w:hideMark/>
          </w:tcPr>
          <w:p w14:paraId="25689508"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roofErr w:type="spellStart"/>
            <w:r w:rsidRPr="000847DF">
              <w:rPr>
                <w:rFonts w:ascii="Times New Roman" w:eastAsia="Times New Roman" w:hAnsi="Times New Roman" w:cs="Times New Roman"/>
                <w:color w:val="000000"/>
                <w:kern w:val="0"/>
                <w:sz w:val="20"/>
                <w:szCs w:val="20"/>
                <w14:ligatures w14:val="none"/>
              </w:rPr>
              <w:t>Geormorphological</w:t>
            </w:r>
            <w:proofErr w:type="spellEnd"/>
            <w:r w:rsidRPr="000847DF">
              <w:rPr>
                <w:rFonts w:ascii="Times New Roman" w:eastAsia="Times New Roman" w:hAnsi="Times New Roman" w:cs="Times New Roman"/>
                <w:color w:val="000000"/>
                <w:kern w:val="0"/>
                <w:sz w:val="20"/>
                <w:szCs w:val="20"/>
                <w14:ligatures w14:val="none"/>
              </w:rPr>
              <w:t xml:space="preserve"> landform </w:t>
            </w:r>
          </w:p>
        </w:tc>
        <w:tc>
          <w:tcPr>
            <w:tcW w:w="971" w:type="dxa"/>
            <w:tcBorders>
              <w:top w:val="nil"/>
              <w:left w:val="nil"/>
              <w:bottom w:val="single" w:sz="4" w:space="0" w:color="auto"/>
              <w:right w:val="nil"/>
            </w:tcBorders>
            <w:noWrap/>
            <w:vAlign w:val="bottom"/>
            <w:hideMark/>
          </w:tcPr>
          <w:p w14:paraId="382A1851"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bl>
    <w:p w14:paraId="67E65B73" w14:textId="77777777" w:rsidR="00D92170" w:rsidRPr="000847DF" w:rsidRDefault="00D92170" w:rsidP="004A515D">
      <w:pPr>
        <w:tabs>
          <w:tab w:val="num" w:pos="720"/>
        </w:tabs>
        <w:spacing w:after="0" w:line="240" w:lineRule="auto"/>
        <w:jc w:val="both"/>
        <w:rPr>
          <w:rFonts w:ascii="Times New Roman" w:hAnsi="Times New Roman" w:cs="Times New Roman"/>
          <w:color w:val="000000" w:themeColor="text1"/>
        </w:rPr>
      </w:pPr>
    </w:p>
    <w:p w14:paraId="18F2B16A" w14:textId="1A85F7CD" w:rsidR="00E80A9C" w:rsidRPr="000847DF" w:rsidRDefault="00E80A9C">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Publication bias and sensitivity analysis</w:t>
      </w:r>
    </w:p>
    <w:p w14:paraId="5046C16D" w14:textId="1AFD14E8" w:rsidR="004750E0" w:rsidRPr="000847DF" w:rsidRDefault="00A14243" w:rsidP="003D5E6B">
      <w:pPr>
        <w:pStyle w:val="Heading1"/>
      </w:pPr>
      <w:r w:rsidRPr="000847DF">
        <w:t xml:space="preserve">The consideration of the variance for each study is usually required in meta-analysis for conducting using a funnel plot analysis. However, </w:t>
      </w:r>
      <w:proofErr w:type="gramStart"/>
      <w:r w:rsidRPr="000847DF">
        <w:t>the majority of</w:t>
      </w:r>
      <w:proofErr w:type="gramEnd"/>
      <w:r w:rsidRPr="000847DF">
        <w:t xml:space="preserve"> the studies did not provide the variance for such purpose. Therefore, the density plots of the different </w:t>
      </w:r>
      <w:r w:rsidR="007779F7" w:rsidRPr="000847DF">
        <w:t>SCPs</w:t>
      </w:r>
      <w:r w:rsidRPr="000847DF">
        <w:t xml:space="preserve"> were created to check the distribution of all individual </w:t>
      </w:r>
      <w:r w:rsidR="02266875" w:rsidRPr="000847DF">
        <w:t>ES</w:t>
      </w:r>
      <w:r w:rsidRPr="000847DF">
        <w:t xml:space="preserve"> in the dataset to check potential publication bias</w:t>
      </w:r>
      <w:r w:rsidR="00FB55A5" w:rsidRPr="000847DF">
        <w:t xml:space="preserve"> </w:t>
      </w:r>
      <w:r w:rsidR="00FB55A5" w:rsidRPr="000847DF">
        <w:fldChar w:fldCharType="begin"/>
      </w:r>
      <w:r w:rsidR="005D0D16" w:rsidRPr="000847DF">
        <w:instrText xml:space="preserve"> ADDIN EN.CITE &lt;EndNote&gt;&lt;Cite&gt;&lt;Author&gt;Joshi&lt;/Author&gt;&lt;Year&gt;2023&lt;/Year&gt;&lt;RecNum&gt;241&lt;/RecNum&gt;&lt;DisplayText&gt;&lt;style face="superscript"&gt;74,75&lt;/style&gt;&lt;/DisplayText&gt;&lt;record&gt;&lt;rec-number&gt;241&lt;/rec-number&gt;&lt;foreign-keys&gt;&lt;key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sidRPr="000847DF">
        <w:fldChar w:fldCharType="separate"/>
      </w:r>
      <w:r w:rsidR="005D0D16" w:rsidRPr="000847DF">
        <w:rPr>
          <w:noProof/>
          <w:vertAlign w:val="superscript"/>
        </w:rPr>
        <w:t>74,75</w:t>
      </w:r>
      <w:r w:rsidR="00FB55A5" w:rsidRPr="000847DF">
        <w:fldChar w:fldCharType="end"/>
      </w:r>
      <w:r w:rsidR="00FB55A5" w:rsidRPr="000847DF">
        <w:t xml:space="preserve">. </w:t>
      </w:r>
      <w:r w:rsidRPr="000847DF">
        <w:t xml:space="preserve">Moreover, a sensitivity analysis was carried out </w:t>
      </w:r>
      <w:r w:rsidR="00CE1961" w:rsidRPr="000847DF">
        <w:t xml:space="preserve">using the </w:t>
      </w:r>
      <w:proofErr w:type="spellStart"/>
      <w:r w:rsidR="00CE1961" w:rsidRPr="000847DF">
        <w:t>Jacknife</w:t>
      </w:r>
      <w:proofErr w:type="spellEnd"/>
      <w:r w:rsidR="00CE1961" w:rsidRPr="000847DF">
        <w:t xml:space="preserve"> approach </w:t>
      </w:r>
      <w:r w:rsidRPr="000847DF">
        <w:t>to determine the robustness of the analysis</w:t>
      </w:r>
      <w:r w:rsidR="00FB55A5" w:rsidRPr="000847DF">
        <w:fldChar w:fldCharType="begin"/>
      </w:r>
      <w:r w:rsidR="005D0D16" w:rsidRPr="000847DF">
        <w:instrText xml:space="preserve"> ADDIN EN.CITE &lt;EndNote&gt;&lt;Cite&gt;&lt;Author&gt;Philibert&lt;/Author&gt;&lt;Year&gt;2012&lt;/Year&gt;&lt;RecNum&gt;243&lt;/RecNum&gt;&lt;DisplayText&gt;&lt;style face="superscript"&gt;76&lt;/style&gt;&lt;/DisplayText&gt;&lt;record&gt;&lt;rec-number&gt;243&lt;/rec-number&gt;&lt;foreign-keys&gt;&lt;key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FB55A5" w:rsidRPr="000847DF">
        <w:fldChar w:fldCharType="separate"/>
      </w:r>
      <w:r w:rsidR="005D0D16" w:rsidRPr="000847DF">
        <w:rPr>
          <w:noProof/>
          <w:vertAlign w:val="superscript"/>
        </w:rPr>
        <w:t>76</w:t>
      </w:r>
      <w:r w:rsidR="00FB55A5" w:rsidRPr="000847DF">
        <w:fldChar w:fldCharType="end"/>
      </w:r>
      <w:r w:rsidR="00FB55A5" w:rsidRPr="000847DF">
        <w:t>.</w:t>
      </w:r>
      <w:r w:rsidR="00CE1961" w:rsidRPr="000847DF">
        <w:t xml:space="preserve"> Every study was given a distinct study ID during the </w:t>
      </w:r>
      <w:proofErr w:type="spellStart"/>
      <w:r w:rsidR="00CE1961" w:rsidRPr="000847DF">
        <w:t>Jacknife</w:t>
      </w:r>
      <w:proofErr w:type="spellEnd"/>
      <w:r w:rsidR="00CE1961" w:rsidRPr="000847DF">
        <w:t xml:space="preserve"> analysis process, and data from one study was removed from the database for every computation.</w:t>
      </w:r>
    </w:p>
    <w:p w14:paraId="68532BFC" w14:textId="77777777" w:rsidR="000B47EA" w:rsidRPr="000847DF" w:rsidRDefault="000B47EA" w:rsidP="003D5E6B">
      <w:pPr>
        <w:pStyle w:val="Heading1"/>
      </w:pPr>
    </w:p>
    <w:p w14:paraId="6922823B" w14:textId="77777777" w:rsidR="000B47EA" w:rsidRPr="000847DF" w:rsidRDefault="000B47EA" w:rsidP="003D5E6B">
      <w:pPr>
        <w:pStyle w:val="Heading1"/>
      </w:pPr>
    </w:p>
    <w:p w14:paraId="33CB6EFE" w14:textId="77777777" w:rsidR="000B47EA" w:rsidRPr="000847DF" w:rsidRDefault="000B47EA" w:rsidP="003D5E6B">
      <w:pPr>
        <w:pStyle w:val="Heading1"/>
      </w:pPr>
    </w:p>
    <w:p w14:paraId="2B27348D" w14:textId="77777777" w:rsidR="00CE1961" w:rsidRPr="000847DF" w:rsidRDefault="00CE1961" w:rsidP="003D5E6B">
      <w:pPr>
        <w:pStyle w:val="Heading1"/>
      </w:pPr>
    </w:p>
    <w:p w14:paraId="4C32BB95" w14:textId="77777777" w:rsidR="00D42EEF" w:rsidRPr="000847DF" w:rsidRDefault="00D42EEF" w:rsidP="003D5E6B">
      <w:pPr>
        <w:pStyle w:val="Heading1"/>
        <w:sectPr w:rsidR="00D42EEF" w:rsidRPr="000847DF" w:rsidSect="00BB4D5C">
          <w:pgSz w:w="11905" w:h="15874"/>
          <w:pgMar w:top="1440" w:right="1440" w:bottom="1440" w:left="1440" w:header="720" w:footer="720" w:gutter="0"/>
          <w:cols w:space="720"/>
          <w:noEndnote/>
          <w:docGrid w:linePitch="299"/>
        </w:sectPr>
      </w:pPr>
    </w:p>
    <w:p w14:paraId="10871BC0" w14:textId="77777777" w:rsidR="00C63A05" w:rsidRPr="000847DF" w:rsidRDefault="00B5402C">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lastRenderedPageBreak/>
        <w:t>Results</w:t>
      </w:r>
    </w:p>
    <w:p w14:paraId="74BD1D72" w14:textId="43AE4B2F" w:rsidR="009A7136" w:rsidRPr="000847DF" w:rsidRDefault="00EA4AA8">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0847DF">
        <w:rPr>
          <w:rFonts w:ascii="Times New Roman" w:hAnsi="Times New Roman" w:cs="Times New Roman"/>
          <w:b/>
          <w:bCs/>
        </w:rPr>
        <w:t xml:space="preserve">Analysis of the entire data set </w:t>
      </w:r>
      <w:r w:rsidR="00783599" w:rsidRPr="000847DF">
        <w:rPr>
          <w:rFonts w:ascii="Times New Roman" w:hAnsi="Times New Roman" w:cs="Times New Roman"/>
          <w:b/>
          <w:bCs/>
        </w:rPr>
        <w:t xml:space="preserve">across </w:t>
      </w:r>
      <w:commentRangeStart w:id="38"/>
      <w:r w:rsidR="00FF7078" w:rsidRPr="000847DF">
        <w:rPr>
          <w:rFonts w:ascii="Times New Roman" w:hAnsi="Times New Roman" w:cs="Times New Roman"/>
          <w:b/>
          <w:bCs/>
        </w:rPr>
        <w:t>regenerative agriculture practices</w:t>
      </w:r>
      <w:commentRangeEnd w:id="38"/>
      <w:r w:rsidR="00BC245E">
        <w:rPr>
          <w:rStyle w:val="CommentReference"/>
        </w:rPr>
        <w:commentReference w:id="38"/>
      </w:r>
      <w:r w:rsidRPr="000847DF">
        <w:rPr>
          <w:rFonts w:ascii="Times New Roman" w:hAnsi="Times New Roman" w:cs="Times New Roman"/>
          <w:b/>
          <w:bCs/>
        </w:rPr>
        <w:t>, crops</w:t>
      </w:r>
      <w:r w:rsidR="00783599" w:rsidRPr="000847DF">
        <w:rPr>
          <w:rFonts w:ascii="Times New Roman" w:hAnsi="Times New Roman" w:cs="Times New Roman"/>
          <w:b/>
          <w:bCs/>
        </w:rPr>
        <w:t xml:space="preserve"> and environmental variables</w:t>
      </w:r>
    </w:p>
    <w:p w14:paraId="65DC4BCB" w14:textId="105B228E" w:rsidR="00D4296B" w:rsidRPr="000847DF" w:rsidRDefault="009343B1" w:rsidP="003D5E6B">
      <w:pPr>
        <w:pStyle w:val="Heading1"/>
      </w:pPr>
      <w:r w:rsidRPr="000847DF">
        <w:t xml:space="preserve">Across the entire dataset, sustainable cropping practices (SCPs) resulted in a modest overall yield increase of 0.7% (Fig. 2). However, </w:t>
      </w:r>
      <w:commentRangeStart w:id="39"/>
      <w:r w:rsidRPr="000847DF">
        <w:t>responses varied markedly by practice and crop</w:t>
      </w:r>
      <w:commentRangeEnd w:id="39"/>
      <w:r w:rsidR="00FA21EB">
        <w:rPr>
          <w:rStyle w:val="CommentReference"/>
          <w:rFonts w:asciiTheme="minorHAnsi" w:eastAsiaTheme="minorHAnsi" w:hAnsiTheme="minorHAnsi" w:cstheme="minorBidi"/>
          <w:kern w:val="2"/>
          <w14:ligatures w14:val="standardContextual"/>
        </w:rPr>
        <w:commentReference w:id="39"/>
      </w:r>
      <w:r w:rsidRPr="000847DF">
        <w:t xml:space="preserve">. Agroforestry (AF) and cover cropping (CC) significantly enhanced yields, increasing them </w:t>
      </w:r>
      <w:r w:rsidR="005F0E5D" w:rsidRPr="000847DF">
        <w:t xml:space="preserve">respectively </w:t>
      </w:r>
      <w:r w:rsidRPr="000847DF">
        <w:t>by 12% and 7.5%. In contrast, no-till (NT) and organic farming (OF) were associated with yield reductions of 0.7% and 2%. Among</w:t>
      </w:r>
      <w:r w:rsidR="00476FFC" w:rsidRPr="000847DF">
        <w:t>st</w:t>
      </w:r>
      <w:r w:rsidRPr="000847DF">
        <w:t xml:space="preserve"> crops</w:t>
      </w:r>
      <w:r w:rsidR="00A817FD" w:rsidRPr="000847DF">
        <w:t xml:space="preserve"> (considering all SCPs)</w:t>
      </w:r>
      <w:r w:rsidRPr="000847DF">
        <w:t xml:space="preserve">, significant yield gains were observed only in maize and cash crops, which increased by 1.7% and 0.7% </w:t>
      </w:r>
      <w:r w:rsidR="00365F29" w:rsidRPr="000847DF">
        <w:t xml:space="preserve">respectively. </w:t>
      </w:r>
      <w:r w:rsidR="000521D2" w:rsidRPr="000847DF">
        <w:t xml:space="preserve"> </w:t>
      </w:r>
    </w:p>
    <w:p w14:paraId="62A7388A" w14:textId="64FB5A61" w:rsidR="009343B1" w:rsidRPr="000847DF" w:rsidRDefault="009343B1" w:rsidP="003D5E6B">
      <w:pPr>
        <w:pStyle w:val="Heading1"/>
      </w:pPr>
      <w:r w:rsidRPr="000847DF">
        <w:t>Across climate types, arid regions showed the greatest yield increase, averaging 3.8%, followed by a 1.8% rise in temperate regions (Fig. 2). This pattern was supported by the aridity index, with mean yield increases of 9% and 2.7% observed in arid (0.05–0.20) and semi-arid (0.20–0.50) zones. In contrast, continental regions experienced a yield decline, while tropical areas showed no significant change.</w:t>
      </w:r>
      <w:r w:rsidR="007634FF" w:rsidRPr="000847DF">
        <w:t xml:space="preserve"> </w:t>
      </w:r>
      <w:r w:rsidR="0034162D" w:rsidRPr="000847DF">
        <w:t>Considerable</w:t>
      </w:r>
      <w:r w:rsidRPr="000847DF">
        <w:t xml:space="preserve"> yield changes across growing degree day (</w:t>
      </w:r>
      <w:r w:rsidR="00744491" w:rsidRPr="000847DF">
        <w:t>GDD</w:t>
      </w:r>
      <w:r w:rsidRPr="000847DF">
        <w:t xml:space="preserve">) ranges varied by crop. Maize showed notable increases at 2700–4000 </w:t>
      </w:r>
      <w:r w:rsidR="00744491" w:rsidRPr="000847DF">
        <w:t>°C</w:t>
      </w:r>
      <w:r w:rsidRPr="000847DF">
        <w:t xml:space="preserve"> (1.9%) and 4000–6000 </w:t>
      </w:r>
      <w:r w:rsidR="00744491" w:rsidRPr="000847DF">
        <w:t>°C</w:t>
      </w:r>
      <w:r w:rsidRPr="000847DF">
        <w:t xml:space="preserve"> (5.7%). Rice exhibited high yield gains below 800 </w:t>
      </w:r>
      <w:r w:rsidR="00744491" w:rsidRPr="000847DF">
        <w:t>°C</w:t>
      </w:r>
      <w:r w:rsidRPr="000847DF">
        <w:t xml:space="preserve"> (11.6%) and between 4000–6000 and 6000–10000 </w:t>
      </w:r>
      <w:r w:rsidR="00744491" w:rsidRPr="000847DF">
        <w:t xml:space="preserve"> °C</w:t>
      </w:r>
      <w:r w:rsidRPr="000847DF">
        <w:t xml:space="preserve"> (2.8% and 2.7%). Soybean yields increased most within 2700–4000 and 4000–6000 </w:t>
      </w:r>
      <w:r w:rsidR="00744491" w:rsidRPr="000847DF">
        <w:t>°C</w:t>
      </w:r>
      <w:r w:rsidRPr="000847DF">
        <w:t xml:space="preserve"> ranges (1.9% and 5.7%), while wheat showed its largest gains at 800–2700 </w:t>
      </w:r>
      <w:r w:rsidR="00744491" w:rsidRPr="000847DF">
        <w:t>°C</w:t>
      </w:r>
      <w:r w:rsidRPr="000847DF">
        <w:t xml:space="preserve"> (1.8%) and 6000–10000 </w:t>
      </w:r>
      <w:r w:rsidR="00744491" w:rsidRPr="000847DF">
        <w:t>°C</w:t>
      </w:r>
      <w:r w:rsidRPr="000847DF">
        <w:t xml:space="preserve"> (3.8%).</w:t>
      </w:r>
    </w:p>
    <w:p w14:paraId="5390144F" w14:textId="3966DE23" w:rsidR="001416ED" w:rsidRPr="000847DF" w:rsidRDefault="001416ED" w:rsidP="003D5E6B">
      <w:pPr>
        <w:pStyle w:val="Heading1"/>
      </w:pPr>
      <w:r w:rsidRPr="000847DF">
        <w:t xml:space="preserve">Regarding soil properties, the greatest yield increases were observed in crops grown on low soil organic carbon (SOC) soils (10%), coarse-textured soils (1.76%), and both alkaline (1.38%) and acidic soils (1.24%). </w:t>
      </w:r>
      <w:r w:rsidR="00204654" w:rsidRPr="000847DF">
        <w:t xml:space="preserve">Substantial </w:t>
      </w:r>
      <w:r w:rsidRPr="000847DF">
        <w:t>gains also occurred in soils with phosphorus levels below 10.9 mg/kg (1.3%) and between 10.9–21.4 mg/kg (0.5%), as well as in soils with low (&lt;1.20 kg/dm³, 1.05%) or medium bulk density (1.20–1.47 kg/dm³, 1.3%). Conversely, crops grown on neutral soils experienced significant yield declines. B</w:t>
      </w:r>
      <w:r w:rsidR="00247515" w:rsidRPr="000847DF">
        <w:t>ased on</w:t>
      </w:r>
      <w:r w:rsidRPr="000847DF">
        <w:t xml:space="preserve"> soil classification, the most substantial yield increases occurred in </w:t>
      </w:r>
      <w:proofErr w:type="spellStart"/>
      <w:r w:rsidRPr="000847DF">
        <w:t>Lixisols</w:t>
      </w:r>
      <w:proofErr w:type="spellEnd"/>
      <w:r w:rsidRPr="000847DF">
        <w:t xml:space="preserve"> (18.3%), </w:t>
      </w:r>
      <w:proofErr w:type="spellStart"/>
      <w:r w:rsidRPr="000847DF">
        <w:t>Arenosols</w:t>
      </w:r>
      <w:proofErr w:type="spellEnd"/>
      <w:r w:rsidRPr="000847DF">
        <w:t xml:space="preserve"> (14.6%), </w:t>
      </w:r>
      <w:proofErr w:type="spellStart"/>
      <w:r w:rsidRPr="000847DF">
        <w:t>Calcisols</w:t>
      </w:r>
      <w:proofErr w:type="spellEnd"/>
      <w:r w:rsidRPr="000847DF">
        <w:t xml:space="preserve"> (12.7%), </w:t>
      </w:r>
      <w:proofErr w:type="spellStart"/>
      <w:r w:rsidRPr="000847DF">
        <w:t>Regosols</w:t>
      </w:r>
      <w:proofErr w:type="spellEnd"/>
      <w:r w:rsidRPr="000847DF">
        <w:t xml:space="preserve"> (4.6%), </w:t>
      </w:r>
      <w:proofErr w:type="spellStart"/>
      <w:r w:rsidRPr="000847DF">
        <w:t>Acrisols</w:t>
      </w:r>
      <w:proofErr w:type="spellEnd"/>
      <w:r w:rsidRPr="000847DF">
        <w:t xml:space="preserve"> (3.7%), </w:t>
      </w:r>
      <w:proofErr w:type="spellStart"/>
      <w:r w:rsidRPr="000847DF">
        <w:t>Luvisols</w:t>
      </w:r>
      <w:proofErr w:type="spellEnd"/>
      <w:r w:rsidRPr="000847DF">
        <w:t xml:space="preserve"> (2.3%), and </w:t>
      </w:r>
      <w:proofErr w:type="spellStart"/>
      <w:r w:rsidRPr="000847DF">
        <w:t>Kastanozems</w:t>
      </w:r>
      <w:proofErr w:type="spellEnd"/>
      <w:r w:rsidRPr="000847DF">
        <w:t xml:space="preserve"> (2.9%). In contrast, significant yield reductions were recorded in </w:t>
      </w:r>
      <w:proofErr w:type="spellStart"/>
      <w:r w:rsidRPr="000847DF">
        <w:t>Alisols</w:t>
      </w:r>
      <w:proofErr w:type="spellEnd"/>
      <w:r w:rsidRPr="000847DF">
        <w:t xml:space="preserve"> (17.5%), </w:t>
      </w:r>
      <w:proofErr w:type="spellStart"/>
      <w:r w:rsidRPr="000847DF">
        <w:t>Gleysols</w:t>
      </w:r>
      <w:proofErr w:type="spellEnd"/>
      <w:r w:rsidRPr="000847DF">
        <w:t xml:space="preserve"> (11.3%), and Phaeozems (4.3%).</w:t>
      </w:r>
    </w:p>
    <w:p w14:paraId="3A5F2415" w14:textId="4A43E794" w:rsidR="00247515" w:rsidRPr="000847DF" w:rsidRDefault="00BA547F" w:rsidP="003D5E6B">
      <w:pPr>
        <w:pStyle w:val="Heading1"/>
      </w:pPr>
      <w:r w:rsidRPr="000847DF">
        <w:t xml:space="preserve">Significant yield increases were observed at elevations exceeding 250 meters. The distribution of effect sizes (ES) across slope gradients revealed positive yield responses, with the most notable occurring on gentle slopes (1–5%) with a mean yield gain of 3.4%, and on strong slopes (15–30%) with a mean gain of 11%. Gently sloping areas (5–15%) also showed a positive effect, with a mean increase of 0.53%. </w:t>
      </w:r>
      <w:r w:rsidR="00247515" w:rsidRPr="000847DF">
        <w:t>Yield increases were generally positive across landforms, except in high plains (</w:t>
      </w:r>
      <w:proofErr w:type="spellStart"/>
      <w:r w:rsidR="00247515" w:rsidRPr="000847DF">
        <w:t>Hi_plain</w:t>
      </w:r>
      <w:proofErr w:type="spellEnd"/>
      <w:r w:rsidR="00247515" w:rsidRPr="000847DF">
        <w:t>), valley slope (</w:t>
      </w:r>
      <w:proofErr w:type="spellStart"/>
      <w:r w:rsidR="00247515" w:rsidRPr="000847DF">
        <w:t>Val_sl</w:t>
      </w:r>
      <w:proofErr w:type="spellEnd"/>
      <w:r w:rsidR="00247515" w:rsidRPr="000847DF">
        <w:t>), moderate hills (</w:t>
      </w:r>
      <w:proofErr w:type="spellStart"/>
      <w:r w:rsidR="00247515" w:rsidRPr="000847DF">
        <w:t>Mod_hills</w:t>
      </w:r>
      <w:proofErr w:type="spellEnd"/>
      <w:r w:rsidR="00247515" w:rsidRPr="000847DF">
        <w:t>) —areas typically found at lower elevations. Conversely, the most pronounced yield gains occurred in high-elevation landforms, ranging from mountain valley slope (</w:t>
      </w:r>
      <w:proofErr w:type="spellStart"/>
      <w:r w:rsidR="00247515" w:rsidRPr="000847DF">
        <w:t>Mtn_vs</w:t>
      </w:r>
      <w:proofErr w:type="spellEnd"/>
      <w:r w:rsidR="00247515" w:rsidRPr="000847DF">
        <w:t>) to the mountain summit (</w:t>
      </w:r>
      <w:proofErr w:type="spellStart"/>
      <w:r w:rsidR="00247515" w:rsidRPr="000847DF">
        <w:t>Mtn_sumt</w:t>
      </w:r>
      <w:proofErr w:type="spellEnd"/>
      <w:r w:rsidR="00247515" w:rsidRPr="000847DF">
        <w:t xml:space="preserve">).  </w:t>
      </w:r>
    </w:p>
    <w:p w14:paraId="2E5F1C37" w14:textId="6A382154" w:rsidR="009A64EF" w:rsidRPr="000847DF" w:rsidRDefault="009A64EF" w:rsidP="009A64EF">
      <w:pPr>
        <w:pStyle w:val="Heading1"/>
      </w:pPr>
    </w:p>
    <w:p w14:paraId="10CA02A2" w14:textId="6C74E2C6" w:rsidR="00E71D4E" w:rsidRPr="000847DF" w:rsidRDefault="00E71D4E" w:rsidP="00E71D4E">
      <w:pPr>
        <w:pStyle w:val="Heading1"/>
      </w:pPr>
    </w:p>
    <w:p w14:paraId="52D446A6" w14:textId="5D926C4B" w:rsidR="00D54189" w:rsidRPr="000847DF" w:rsidRDefault="00D54189" w:rsidP="00D54189">
      <w:pPr>
        <w:pStyle w:val="Heading1"/>
      </w:pPr>
    </w:p>
    <w:p w14:paraId="4F3BD1A0" w14:textId="1875DE58" w:rsidR="00D54189" w:rsidRPr="000847DF" w:rsidRDefault="00D54189" w:rsidP="00D54189">
      <w:pPr>
        <w:pStyle w:val="Heading1"/>
      </w:pPr>
    </w:p>
    <w:p w14:paraId="72432E7F" w14:textId="0F415372" w:rsidR="00D54189" w:rsidRPr="000847DF" w:rsidRDefault="00D54189" w:rsidP="00D54189">
      <w:pPr>
        <w:pStyle w:val="Heading1"/>
      </w:pPr>
    </w:p>
    <w:p w14:paraId="3B6217EB" w14:textId="7C0F09A0" w:rsidR="0077066C" w:rsidRPr="000847DF" w:rsidRDefault="0054481E" w:rsidP="0077066C">
      <w:pPr>
        <w:pStyle w:val="Heading1"/>
      </w:pPr>
      <w:r w:rsidRPr="000847DF">
        <w:rPr>
          <w:noProof/>
          <w14:ligatures w14:val="standardContextual"/>
        </w:rPr>
        <w:lastRenderedPageBreak/>
        <w:drawing>
          <wp:inline distT="0" distB="0" distL="0" distR="0" wp14:anchorId="67F14B3D" wp14:editId="46D3BE6A">
            <wp:extent cx="5730875" cy="5755005"/>
            <wp:effectExtent l="0" t="0" r="3175" b="0"/>
            <wp:docPr id="123259572" name="Picture 1" descr="A chart of crops and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572" name="Picture 1" descr="A chart of crops and crop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0875" cy="5755005"/>
                    </a:xfrm>
                    <a:prstGeom prst="rect">
                      <a:avLst/>
                    </a:prstGeom>
                  </pic:spPr>
                </pic:pic>
              </a:graphicData>
            </a:graphic>
          </wp:inline>
        </w:drawing>
      </w:r>
    </w:p>
    <w:p w14:paraId="60044D93" w14:textId="489E5B65" w:rsidR="00126547" w:rsidRPr="000847DF" w:rsidRDefault="001668C4" w:rsidP="001668C4">
      <w:pPr>
        <w:pStyle w:val="NoSpacing"/>
        <w:jc w:val="both"/>
        <w:rPr>
          <w:rFonts w:ascii="Times New Roman" w:hAnsi="Times New Roman" w:cs="Times New Roman"/>
          <w:highlight w:val="lightGray"/>
        </w:rPr>
      </w:pPr>
      <w:r w:rsidRPr="000847DF">
        <w:rPr>
          <w:rFonts w:ascii="Times New Roman" w:hAnsi="Times New Roman" w:cs="Times New Roman"/>
        </w:rPr>
        <w:t>F</w:t>
      </w:r>
      <w:r w:rsidR="00EC56FE" w:rsidRPr="000847DF">
        <w:rPr>
          <w:rFonts w:ascii="Times New Roman" w:hAnsi="Times New Roman" w:cs="Times New Roman"/>
        </w:rPr>
        <w:t>igure</w:t>
      </w:r>
      <w:r w:rsidR="00A76FA4" w:rsidRPr="000847DF">
        <w:rPr>
          <w:rFonts w:ascii="Times New Roman" w:hAnsi="Times New Roman" w:cs="Times New Roman"/>
        </w:rPr>
        <w:t xml:space="preserve"> 2</w:t>
      </w:r>
      <w:r w:rsidR="00EC56FE" w:rsidRPr="000847DF">
        <w:rPr>
          <w:rFonts w:ascii="Times New Roman" w:hAnsi="Times New Roman" w:cs="Times New Roman"/>
        </w:rPr>
        <w:t xml:space="preserve">: Distribution of </w:t>
      </w:r>
      <w:r w:rsidR="00387C71" w:rsidRPr="000847DF">
        <w:rPr>
          <w:rFonts w:ascii="Times New Roman" w:hAnsi="Times New Roman" w:cs="Times New Roman"/>
        </w:rPr>
        <w:t xml:space="preserve">the percentage change of the </w:t>
      </w:r>
      <w:r w:rsidR="00EC56FE" w:rsidRPr="000847DF">
        <w:rPr>
          <w:rFonts w:ascii="Times New Roman" w:hAnsi="Times New Roman" w:cs="Times New Roman"/>
        </w:rPr>
        <w:t>effect size</w:t>
      </w:r>
      <w:r w:rsidR="00387C71" w:rsidRPr="000847DF">
        <w:rPr>
          <w:rFonts w:ascii="Times New Roman" w:hAnsi="Times New Roman" w:cs="Times New Roman"/>
        </w:rPr>
        <w:t xml:space="preserve"> </w:t>
      </w:r>
      <w:r w:rsidR="00EC56FE" w:rsidRPr="000847DF">
        <w:rPr>
          <w:rFonts w:ascii="Times New Roman" w:hAnsi="Times New Roman" w:cs="Times New Roman"/>
        </w:rPr>
        <w:t xml:space="preserve">between regenerative agriculture practices, crop groups, soil </w:t>
      </w:r>
      <w:r w:rsidR="00A76FA4" w:rsidRPr="000847DF">
        <w:rPr>
          <w:rFonts w:ascii="Times New Roman" w:hAnsi="Times New Roman" w:cs="Times New Roman"/>
        </w:rPr>
        <w:t>properties, t</w:t>
      </w:r>
      <w:r w:rsidR="00D405EE" w:rsidRPr="000847DF">
        <w:rPr>
          <w:rFonts w:ascii="Times New Roman" w:hAnsi="Times New Roman" w:cs="Times New Roman"/>
          <w:color w:val="000000" w:themeColor="text1"/>
        </w:rPr>
        <w:t>opography</w:t>
      </w:r>
      <w:r w:rsidR="00A76FA4" w:rsidRPr="000847DF">
        <w:rPr>
          <w:rFonts w:ascii="Times New Roman" w:hAnsi="Times New Roman" w:cs="Times New Roman"/>
        </w:rPr>
        <w:t>,</w:t>
      </w:r>
      <w:r w:rsidR="00EC56FE" w:rsidRPr="000847DF">
        <w:rPr>
          <w:rFonts w:ascii="Times New Roman" w:hAnsi="Times New Roman" w:cs="Times New Roman"/>
        </w:rPr>
        <w:t xml:space="preserve"> and climatic variables</w:t>
      </w:r>
      <w:r w:rsidR="0010305E" w:rsidRPr="000847DF">
        <w:rPr>
          <w:rFonts w:ascii="Times New Roman" w:hAnsi="Times New Roman" w:cs="Times New Roman"/>
        </w:rPr>
        <w:t xml:space="preserve"> (</w:t>
      </w:r>
      <w:commentRangeStart w:id="40"/>
      <w:r w:rsidR="007779F7" w:rsidRPr="000847DF">
        <w:rPr>
          <w:rFonts w:ascii="Times New Roman" w:hAnsi="Times New Roman" w:cs="Times New Roman"/>
        </w:rPr>
        <w:t>SCPs</w:t>
      </w:r>
      <w:r w:rsidR="0010305E" w:rsidRPr="000847DF">
        <w:rPr>
          <w:rFonts w:ascii="Times New Roman" w:hAnsi="Times New Roman" w:cs="Times New Roman"/>
        </w:rPr>
        <w:t xml:space="preserve">: </w:t>
      </w:r>
      <w:r w:rsidR="00A76FA4" w:rsidRPr="000847DF">
        <w:rPr>
          <w:rFonts w:ascii="Times New Roman" w:hAnsi="Times New Roman" w:cs="Times New Roman"/>
        </w:rPr>
        <w:t>Regenerative</w:t>
      </w:r>
      <w:r w:rsidR="0010305E" w:rsidRPr="000847DF">
        <w:rPr>
          <w:rFonts w:ascii="Times New Roman" w:hAnsi="Times New Roman" w:cs="Times New Roman"/>
        </w:rPr>
        <w:t xml:space="preserve"> agriculture practices</w:t>
      </w:r>
      <w:commentRangeEnd w:id="40"/>
      <w:r w:rsidR="000E4E5F">
        <w:rPr>
          <w:rStyle w:val="CommentReference"/>
        </w:rPr>
        <w:commentReference w:id="40"/>
      </w:r>
      <w:r w:rsidR="0010305E" w:rsidRPr="000847DF">
        <w:rPr>
          <w:rFonts w:ascii="Times New Roman" w:hAnsi="Times New Roman" w:cs="Times New Roman"/>
        </w:rPr>
        <w:t xml:space="preserve">, </w:t>
      </w:r>
      <w:proofErr w:type="spellStart"/>
      <w:r w:rsidR="00F80BDB" w:rsidRPr="000847DF">
        <w:rPr>
          <w:rFonts w:ascii="Times New Roman" w:hAnsi="Times New Roman" w:cs="Times New Roman"/>
        </w:rPr>
        <w:t>V_F_others</w:t>
      </w:r>
      <w:proofErr w:type="spellEnd"/>
      <w:r w:rsidR="00F80BDB" w:rsidRPr="000847DF">
        <w:rPr>
          <w:rFonts w:ascii="Times New Roman" w:hAnsi="Times New Roman" w:cs="Times New Roman"/>
        </w:rPr>
        <w:t xml:space="preserve">: Vegetable, fruits and others, </w:t>
      </w:r>
      <w:r w:rsidR="0010305E" w:rsidRPr="000847DF">
        <w:rPr>
          <w:rFonts w:ascii="Times New Roman" w:hAnsi="Times New Roman" w:cs="Times New Roman"/>
        </w:rPr>
        <w:t xml:space="preserve">P: </w:t>
      </w:r>
      <w:r w:rsidR="00A76FA4" w:rsidRPr="000847DF">
        <w:rPr>
          <w:rFonts w:ascii="Times New Roman" w:hAnsi="Times New Roman" w:cs="Times New Roman"/>
        </w:rPr>
        <w:t>Phosphorus</w:t>
      </w:r>
      <w:r w:rsidR="0010305E" w:rsidRPr="000847DF">
        <w:rPr>
          <w:rFonts w:ascii="Times New Roman" w:hAnsi="Times New Roman" w:cs="Times New Roman"/>
        </w:rPr>
        <w:t>, BD</w:t>
      </w:r>
      <w:r w:rsidR="00A76FA4" w:rsidRPr="000847DF">
        <w:rPr>
          <w:rFonts w:ascii="Times New Roman" w:hAnsi="Times New Roman" w:cs="Times New Roman"/>
        </w:rPr>
        <w:t xml:space="preserve">: </w:t>
      </w:r>
      <w:r w:rsidR="0010305E" w:rsidRPr="000847DF">
        <w:rPr>
          <w:rFonts w:ascii="Times New Roman" w:hAnsi="Times New Roman" w:cs="Times New Roman"/>
        </w:rPr>
        <w:t>bulk density, GDD: growing degree days</w:t>
      </w:r>
      <w:r w:rsidR="005E4D32" w:rsidRPr="000847DF">
        <w:rPr>
          <w:rFonts w:ascii="Times New Roman" w:hAnsi="Times New Roman" w:cs="Times New Roman"/>
        </w:rPr>
        <w:t xml:space="preserve">, </w:t>
      </w:r>
      <w:proofErr w:type="spellStart"/>
      <w:r w:rsidR="005E4D32" w:rsidRPr="000847DF">
        <w:rPr>
          <w:rFonts w:ascii="Times New Roman" w:hAnsi="Times New Roman" w:cs="Times New Roman"/>
        </w:rPr>
        <w:t>Mtn_sumt</w:t>
      </w:r>
      <w:proofErr w:type="spellEnd"/>
      <w:r w:rsidR="005E4D32" w:rsidRPr="000847DF">
        <w:rPr>
          <w:rFonts w:ascii="Times New Roman" w:hAnsi="Times New Roman" w:cs="Times New Roman"/>
        </w:rPr>
        <w:t xml:space="preserve">: Mountain summit, </w:t>
      </w:r>
      <w:proofErr w:type="spellStart"/>
      <w:r w:rsidR="005E4D32" w:rsidRPr="000847DF">
        <w:rPr>
          <w:rFonts w:ascii="Times New Roman" w:hAnsi="Times New Roman" w:cs="Times New Roman"/>
        </w:rPr>
        <w:t>Cliff_sl</w:t>
      </w:r>
      <w:proofErr w:type="spellEnd"/>
      <w:r w:rsidR="005E4D32" w:rsidRPr="000847DF">
        <w:rPr>
          <w:rFonts w:ascii="Times New Roman" w:hAnsi="Times New Roman" w:cs="Times New Roman"/>
        </w:rPr>
        <w:t xml:space="preserve">: Cliff slope, </w:t>
      </w:r>
      <w:proofErr w:type="spellStart"/>
      <w:r w:rsidR="005E4D32" w:rsidRPr="000847DF">
        <w:rPr>
          <w:rFonts w:ascii="Times New Roman" w:hAnsi="Times New Roman" w:cs="Times New Roman"/>
        </w:rPr>
        <w:t>Lwhi_mtn</w:t>
      </w:r>
      <w:proofErr w:type="spellEnd"/>
      <w:r w:rsidR="005E4D32" w:rsidRPr="000847DF">
        <w:rPr>
          <w:rFonts w:ascii="Times New Roman" w:hAnsi="Times New Roman" w:cs="Times New Roman"/>
        </w:rPr>
        <w:t xml:space="preserve">: Lower/hilly mountain, </w:t>
      </w:r>
      <w:proofErr w:type="spellStart"/>
      <w:r w:rsidR="005E4D32" w:rsidRPr="000847DF">
        <w:rPr>
          <w:rFonts w:ascii="Times New Roman" w:hAnsi="Times New Roman" w:cs="Times New Roman"/>
        </w:rPr>
        <w:t>Shills_dcsl</w:t>
      </w:r>
      <w:proofErr w:type="spellEnd"/>
      <w:r w:rsidR="005E4D32" w:rsidRPr="000847DF">
        <w:rPr>
          <w:rFonts w:ascii="Times New Roman" w:hAnsi="Times New Roman" w:cs="Times New Roman"/>
        </w:rPr>
        <w:t xml:space="preserve">: Steep hills / dissected cliff slope, </w:t>
      </w:r>
      <w:proofErr w:type="spellStart"/>
      <w:r w:rsidR="005E4D32" w:rsidRPr="000847DF">
        <w:rPr>
          <w:rFonts w:ascii="Times New Roman" w:hAnsi="Times New Roman" w:cs="Times New Roman"/>
        </w:rPr>
        <w:t>Lhgsl_steep</w:t>
      </w:r>
      <w:proofErr w:type="spellEnd"/>
      <w:r w:rsidR="005E4D32" w:rsidRPr="000847DF">
        <w:rPr>
          <w:rFonts w:ascii="Times New Roman" w:hAnsi="Times New Roman" w:cs="Times New Roman"/>
        </w:rPr>
        <w:t xml:space="preserve">: Large highland slope steep, </w:t>
      </w:r>
      <w:proofErr w:type="spellStart"/>
      <w:r w:rsidR="005E4D32" w:rsidRPr="000847DF">
        <w:rPr>
          <w:rFonts w:ascii="Times New Roman" w:hAnsi="Times New Roman" w:cs="Times New Roman"/>
        </w:rPr>
        <w:t>Lhgsl_mod</w:t>
      </w:r>
      <w:proofErr w:type="spellEnd"/>
      <w:r w:rsidR="005E4D32" w:rsidRPr="000847DF">
        <w:rPr>
          <w:rFonts w:ascii="Times New Roman" w:hAnsi="Times New Roman" w:cs="Times New Roman"/>
        </w:rPr>
        <w:t xml:space="preserve">: Large highland slope moderate, </w:t>
      </w:r>
      <w:proofErr w:type="spellStart"/>
      <w:r w:rsidR="005E4D32" w:rsidRPr="000847DF">
        <w:rPr>
          <w:rFonts w:ascii="Times New Roman" w:hAnsi="Times New Roman" w:cs="Times New Roman"/>
        </w:rPr>
        <w:t>Mtn_vs</w:t>
      </w:r>
      <w:proofErr w:type="spellEnd"/>
      <w:r w:rsidR="005E4D32" w:rsidRPr="000847DF">
        <w:rPr>
          <w:rFonts w:ascii="Times New Roman" w:hAnsi="Times New Roman" w:cs="Times New Roman"/>
        </w:rPr>
        <w:t xml:space="preserve">: Mountain valley slope, </w:t>
      </w:r>
      <w:proofErr w:type="spellStart"/>
      <w:r w:rsidR="005E4D32" w:rsidRPr="000847DF">
        <w:rPr>
          <w:rFonts w:ascii="Times New Roman" w:hAnsi="Times New Roman" w:cs="Times New Roman"/>
        </w:rPr>
        <w:t>Mod_hills</w:t>
      </w:r>
      <w:proofErr w:type="spellEnd"/>
      <w:r w:rsidR="005E4D32" w:rsidRPr="000847DF">
        <w:rPr>
          <w:rFonts w:ascii="Times New Roman" w:hAnsi="Times New Roman" w:cs="Times New Roman"/>
        </w:rPr>
        <w:t>:</w:t>
      </w:r>
      <w:r w:rsidR="005E4D32" w:rsidRPr="000847DF">
        <w:rPr>
          <w:rFonts w:ascii="Times New Roman" w:hAnsi="Times New Roman" w:cs="Times New Roman"/>
          <w:sz w:val="2"/>
          <w:szCs w:val="2"/>
        </w:rPr>
        <w:t xml:space="preserve"> </w:t>
      </w:r>
      <w:r w:rsidR="005E4D32" w:rsidRPr="000847DF">
        <w:rPr>
          <w:rFonts w:ascii="Times New Roman" w:hAnsi="Times New Roman" w:cs="Times New Roman"/>
        </w:rPr>
        <w:t xml:space="preserve">Moderate hills, </w:t>
      </w:r>
      <w:proofErr w:type="spellStart"/>
      <w:r w:rsidR="005E4D32" w:rsidRPr="000847DF">
        <w:rPr>
          <w:rFonts w:ascii="Times New Roman" w:hAnsi="Times New Roman" w:cs="Times New Roman"/>
        </w:rPr>
        <w:t>Tfphi_dis:Terrace</w:t>
      </w:r>
      <w:proofErr w:type="spellEnd"/>
      <w:r w:rsidR="005E4D32" w:rsidRPr="000847DF">
        <w:rPr>
          <w:rFonts w:ascii="Times New Roman" w:hAnsi="Times New Roman" w:cs="Times New Roman"/>
        </w:rPr>
        <w:t xml:space="preserve">/fan/plateau (high, dissected), </w:t>
      </w:r>
      <w:proofErr w:type="spellStart"/>
      <w:r w:rsidR="005E4D32" w:rsidRPr="000847DF">
        <w:rPr>
          <w:rFonts w:ascii="Times New Roman" w:hAnsi="Times New Roman" w:cs="Times New Roman"/>
        </w:rPr>
        <w:t>Tfphi_surf</w:t>
      </w:r>
      <w:proofErr w:type="spellEnd"/>
      <w:r w:rsidR="005E4D32" w:rsidRPr="000847DF">
        <w:rPr>
          <w:rFonts w:ascii="Times New Roman" w:hAnsi="Times New Roman" w:cs="Times New Roman"/>
        </w:rPr>
        <w:t xml:space="preserve">: Terrace/fan/plateau (high, surface), </w:t>
      </w:r>
      <w:proofErr w:type="spellStart"/>
      <w:r w:rsidR="005E4D32" w:rsidRPr="000847DF">
        <w:rPr>
          <w:rFonts w:ascii="Times New Roman" w:hAnsi="Times New Roman" w:cs="Times New Roman"/>
        </w:rPr>
        <w:t>Val_sl</w:t>
      </w:r>
      <w:proofErr w:type="spellEnd"/>
      <w:r w:rsidR="005E4D32" w:rsidRPr="000847DF">
        <w:rPr>
          <w:rFonts w:ascii="Times New Roman" w:hAnsi="Times New Roman" w:cs="Times New Roman"/>
        </w:rPr>
        <w:t xml:space="preserve">: Valley slope, </w:t>
      </w:r>
      <w:proofErr w:type="spellStart"/>
      <w:r w:rsidR="005E4D32" w:rsidRPr="000847DF">
        <w:rPr>
          <w:rFonts w:ascii="Times New Roman" w:hAnsi="Times New Roman" w:cs="Times New Roman"/>
        </w:rPr>
        <w:t>Tfplw_dis</w:t>
      </w:r>
      <w:proofErr w:type="spellEnd"/>
      <w:r w:rsidR="005E4D32" w:rsidRPr="000847DF">
        <w:rPr>
          <w:rFonts w:ascii="Times New Roman" w:hAnsi="Times New Roman" w:cs="Times New Roman"/>
        </w:rPr>
        <w:t xml:space="preserve">: Terrace/fan/plateau (low, dissected), </w:t>
      </w:r>
      <w:proofErr w:type="spellStart"/>
      <w:r w:rsidR="005E4D32" w:rsidRPr="000847DF">
        <w:rPr>
          <w:rFonts w:ascii="Times New Roman" w:hAnsi="Times New Roman" w:cs="Times New Roman"/>
        </w:rPr>
        <w:t>Tfplw_surf</w:t>
      </w:r>
      <w:proofErr w:type="spellEnd"/>
      <w:r w:rsidR="005E4D32" w:rsidRPr="000847DF">
        <w:rPr>
          <w:rFonts w:ascii="Times New Roman" w:hAnsi="Times New Roman" w:cs="Times New Roman"/>
        </w:rPr>
        <w:t xml:space="preserve">: Terrace/fan/plateau (low, surface), </w:t>
      </w:r>
      <w:proofErr w:type="spellStart"/>
      <w:r w:rsidR="005E4D32" w:rsidRPr="000847DF">
        <w:rPr>
          <w:rFonts w:ascii="Times New Roman" w:hAnsi="Times New Roman" w:cs="Times New Roman"/>
        </w:rPr>
        <w:t>Hi_plain</w:t>
      </w:r>
      <w:proofErr w:type="spellEnd"/>
      <w:r w:rsidR="005E4D32" w:rsidRPr="000847DF">
        <w:rPr>
          <w:rFonts w:ascii="Times New Roman" w:hAnsi="Times New Roman" w:cs="Times New Roman"/>
        </w:rPr>
        <w:t xml:space="preserve">: High plain (Sinks &lt; 50%), </w:t>
      </w:r>
      <w:proofErr w:type="spellStart"/>
      <w:r w:rsidR="005E4D32" w:rsidRPr="000847DF">
        <w:rPr>
          <w:rFonts w:ascii="Times New Roman" w:hAnsi="Times New Roman" w:cs="Times New Roman"/>
        </w:rPr>
        <w:t>Lw_plain</w:t>
      </w:r>
      <w:proofErr w:type="spellEnd"/>
      <w:r w:rsidR="005E4D32" w:rsidRPr="000847DF">
        <w:rPr>
          <w:rFonts w:ascii="Times New Roman" w:hAnsi="Times New Roman" w:cs="Times New Roman"/>
        </w:rPr>
        <w:t>: Low plain (Sinks &lt; 50%)</w:t>
      </w:r>
      <w:r w:rsidR="00FB1AC2" w:rsidRPr="000847DF">
        <w:rPr>
          <w:rFonts w:ascii="Times New Roman" w:hAnsi="Times New Roman" w:cs="Times New Roman"/>
        </w:rPr>
        <w:t xml:space="preserve">. </w:t>
      </w:r>
      <w:r w:rsidR="00387C71" w:rsidRPr="000847DF">
        <w:rPr>
          <w:rFonts w:ascii="Times New Roman" w:hAnsi="Times New Roman" w:cs="Times New Roman"/>
        </w:rPr>
        <w:t xml:space="preserve">Effect size (ES) represents the yield change in relation to control in experiment; positive effect size means </w:t>
      </w:r>
      <w:r w:rsidR="00502530" w:rsidRPr="000847DF">
        <w:rPr>
          <w:rFonts w:ascii="Times New Roman" w:hAnsi="Times New Roman" w:cs="Times New Roman"/>
        </w:rPr>
        <w:t xml:space="preserve">treatment in experiment resulted in higher yield compared to control, </w:t>
      </w:r>
      <w:r w:rsidR="00387C71" w:rsidRPr="000847DF">
        <w:rPr>
          <w:rFonts w:ascii="Times New Roman" w:hAnsi="Times New Roman" w:cs="Times New Roman"/>
        </w:rPr>
        <w:t>negative effect size means</w:t>
      </w:r>
      <w:r w:rsidR="00502530" w:rsidRPr="000847DF">
        <w:rPr>
          <w:rFonts w:ascii="Times New Roman" w:hAnsi="Times New Roman" w:cs="Times New Roman"/>
        </w:rPr>
        <w:t xml:space="preserve"> treatment in experiment resulted in lower yield compared to control. </w:t>
      </w:r>
      <w:r w:rsidR="00FB1AC2" w:rsidRPr="000847DF">
        <w:rPr>
          <w:rFonts w:ascii="Times New Roman" w:hAnsi="Times New Roman" w:cs="Times New Roman"/>
        </w:rPr>
        <w:t xml:space="preserve">The symbols used in the figure include dots with error bars, representing the overall mean effect size values ±95% confidence intervals. Categories </w:t>
      </w:r>
      <w:r w:rsidR="00FB1AC2" w:rsidRPr="000847DF">
        <w:rPr>
          <w:rFonts w:ascii="Times New Roman" w:hAnsi="Times New Roman" w:cs="Times New Roman"/>
        </w:rPr>
        <w:lastRenderedPageBreak/>
        <w:t>whose 95% confidence intervals do not include 0 (represented by the vertical red lines) have significant differences between regenerative agriculture practices and controls</w:t>
      </w:r>
    </w:p>
    <w:p w14:paraId="476A0F68" w14:textId="6061E698" w:rsidR="00587CE1" w:rsidRPr="000847DF" w:rsidRDefault="00587CE1" w:rsidP="009120D3">
      <w:pPr>
        <w:pStyle w:val="NoSpacing"/>
        <w:jc w:val="both"/>
        <w:rPr>
          <w:rFonts w:ascii="Times New Roman" w:hAnsi="Times New Roman" w:cs="Times New Roman"/>
        </w:rPr>
      </w:pPr>
    </w:p>
    <w:p w14:paraId="4DBCAD9D" w14:textId="2162AD97" w:rsidR="00556C58" w:rsidRPr="000847DF" w:rsidRDefault="00556C58" w:rsidP="00126547">
      <w:pPr>
        <w:tabs>
          <w:tab w:val="num" w:pos="720"/>
        </w:tabs>
        <w:spacing w:after="0" w:line="240" w:lineRule="auto"/>
        <w:jc w:val="both"/>
        <w:rPr>
          <w:rFonts w:ascii="Times New Roman" w:hAnsi="Times New Roman" w:cs="Times New Roman"/>
        </w:rPr>
      </w:pPr>
    </w:p>
    <w:p w14:paraId="3DBB54BB" w14:textId="77777777" w:rsidR="00F53FFF" w:rsidRDefault="00931E95">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F53FFF">
        <w:rPr>
          <w:rFonts w:ascii="Times New Roman" w:hAnsi="Times New Roman" w:cs="Times New Roman"/>
          <w:b/>
          <w:bCs/>
        </w:rPr>
        <w:t xml:space="preserve">Effect size distribution across </w:t>
      </w:r>
      <w:r w:rsidR="00F53FFF" w:rsidRPr="00F53FFF">
        <w:rPr>
          <w:rFonts w:ascii="Times New Roman" w:hAnsi="Times New Roman" w:cs="Times New Roman"/>
          <w:b/>
          <w:bCs/>
        </w:rPr>
        <w:t xml:space="preserve">crops and </w:t>
      </w:r>
      <w:r w:rsidR="00817DAD" w:rsidRPr="00F53FFF">
        <w:rPr>
          <w:rFonts w:ascii="Times New Roman" w:hAnsi="Times New Roman" w:cs="Times New Roman"/>
          <w:b/>
          <w:bCs/>
        </w:rPr>
        <w:t xml:space="preserve">environmental </w:t>
      </w:r>
      <w:r w:rsidRPr="00F53FFF">
        <w:rPr>
          <w:rFonts w:ascii="Times New Roman" w:hAnsi="Times New Roman" w:cs="Times New Roman"/>
          <w:b/>
          <w:bCs/>
        </w:rPr>
        <w:t xml:space="preserve">variables for different </w:t>
      </w:r>
      <w:r w:rsidR="00CA262A" w:rsidRPr="00F53FFF">
        <w:rPr>
          <w:rFonts w:ascii="Times New Roman" w:hAnsi="Times New Roman" w:cs="Times New Roman"/>
          <w:b/>
          <w:bCs/>
        </w:rPr>
        <w:t xml:space="preserve">soil </w:t>
      </w:r>
    </w:p>
    <w:p w14:paraId="1E10D668" w14:textId="5802BB2E" w:rsidR="00CA262A" w:rsidRPr="00F53FFF" w:rsidRDefault="00F53FFF" w:rsidP="00F53FFF">
      <w:pPr>
        <w:pStyle w:val="ListParagraph"/>
        <w:widowControl w:val="0"/>
        <w:autoSpaceDE w:val="0"/>
        <w:autoSpaceDN w:val="0"/>
        <w:adjustRightInd w:val="0"/>
        <w:spacing w:after="0" w:line="240" w:lineRule="auto"/>
        <w:ind w:left="0" w:right="-43"/>
        <w:jc w:val="both"/>
        <w:rPr>
          <w:rFonts w:ascii="Times New Roman" w:hAnsi="Times New Roman" w:cs="Times New Roman"/>
          <w:b/>
          <w:bCs/>
        </w:rPr>
      </w:pPr>
      <w:r>
        <w:rPr>
          <w:rFonts w:ascii="Times New Roman" w:hAnsi="Times New Roman" w:cs="Times New Roman"/>
          <w:b/>
          <w:bCs/>
        </w:rPr>
        <w:t xml:space="preserve">       </w:t>
      </w:r>
      <w:r w:rsidR="00CA262A" w:rsidRPr="00F53FFF">
        <w:rPr>
          <w:rFonts w:ascii="Times New Roman" w:hAnsi="Times New Roman" w:cs="Times New Roman"/>
          <w:b/>
          <w:bCs/>
        </w:rPr>
        <w:t>conservation practices</w:t>
      </w:r>
      <w:r w:rsidR="00931E95" w:rsidRPr="00F53FFF">
        <w:rPr>
          <w:rFonts w:ascii="Times New Roman" w:hAnsi="Times New Roman" w:cs="Times New Roman"/>
          <w:b/>
          <w:bCs/>
        </w:rPr>
        <w:t xml:space="preserve"> </w:t>
      </w:r>
    </w:p>
    <w:p w14:paraId="772BD833" w14:textId="77777777" w:rsidR="00CA262A" w:rsidRPr="000847DF" w:rsidRDefault="00CA262A" w:rsidP="00CA262A">
      <w:pPr>
        <w:pStyle w:val="ListParagraph"/>
        <w:widowControl w:val="0"/>
        <w:autoSpaceDE w:val="0"/>
        <w:autoSpaceDN w:val="0"/>
        <w:adjustRightInd w:val="0"/>
        <w:spacing w:after="0" w:line="240" w:lineRule="auto"/>
        <w:ind w:left="792" w:right="-43"/>
        <w:jc w:val="both"/>
        <w:rPr>
          <w:rFonts w:ascii="Times New Roman" w:hAnsi="Times New Roman" w:cs="Times New Roman"/>
          <w:b/>
          <w:bCs/>
        </w:rPr>
      </w:pPr>
    </w:p>
    <w:p w14:paraId="0528184C" w14:textId="49D6EB95" w:rsidR="0037439E" w:rsidRPr="000847DF" w:rsidRDefault="00E3591F" w:rsidP="00190DBF">
      <w:pPr>
        <w:widowControl w:val="0"/>
        <w:autoSpaceDE w:val="0"/>
        <w:autoSpaceDN w:val="0"/>
        <w:adjustRightInd w:val="0"/>
        <w:spacing w:after="0" w:line="240" w:lineRule="auto"/>
        <w:ind w:right="-43"/>
        <w:jc w:val="both"/>
        <w:rPr>
          <w:rFonts w:ascii="Times New Roman" w:hAnsi="Times New Roman" w:cs="Times New Roman"/>
        </w:rPr>
      </w:pPr>
      <w:r w:rsidRPr="000847DF">
        <w:rPr>
          <w:rFonts w:ascii="Times New Roman" w:hAnsi="Times New Roman" w:cs="Times New Roman"/>
        </w:rPr>
        <w:t xml:space="preserve">The trend across specific </w:t>
      </w:r>
      <w:r w:rsidR="00280860" w:rsidRPr="000847DF">
        <w:rPr>
          <w:rFonts w:ascii="Times New Roman" w:hAnsi="Times New Roman" w:cs="Times New Roman"/>
        </w:rPr>
        <w:t>SCPs</w:t>
      </w:r>
      <w:r w:rsidRPr="000847DF">
        <w:rPr>
          <w:rFonts w:ascii="Times New Roman" w:hAnsi="Times New Roman" w:cs="Times New Roman"/>
        </w:rPr>
        <w:t xml:space="preserve"> </w:t>
      </w:r>
      <w:r w:rsidR="001C260B" w:rsidRPr="000847DF">
        <w:rPr>
          <w:rFonts w:ascii="Times New Roman" w:hAnsi="Times New Roman" w:cs="Times New Roman"/>
        </w:rPr>
        <w:t xml:space="preserve">(Fig. </w:t>
      </w:r>
      <w:r w:rsidR="0055739A">
        <w:rPr>
          <w:rFonts w:ascii="Times New Roman" w:hAnsi="Times New Roman" w:cs="Times New Roman"/>
        </w:rPr>
        <w:t>3</w:t>
      </w:r>
      <w:r w:rsidR="005D45B4" w:rsidRPr="000847DF">
        <w:rPr>
          <w:rFonts w:ascii="Times New Roman" w:hAnsi="Times New Roman" w:cs="Times New Roman"/>
        </w:rPr>
        <w:t xml:space="preserve">) </w:t>
      </w:r>
      <w:r w:rsidRPr="000847DF">
        <w:rPr>
          <w:rFonts w:ascii="Times New Roman" w:hAnsi="Times New Roman" w:cs="Times New Roman"/>
        </w:rPr>
        <w:t>show</w:t>
      </w:r>
      <w:ins w:id="41" w:author="Kummu Matti" w:date="2025-09-25T08:30:00Z" w16du:dateUtc="2025-09-25T05:30:00Z">
        <w:r w:rsidR="00F85E66">
          <w:rPr>
            <w:rFonts w:ascii="Times New Roman" w:hAnsi="Times New Roman" w:cs="Times New Roman"/>
          </w:rPr>
          <w:t>s</w:t>
        </w:r>
      </w:ins>
      <w:del w:id="42" w:author="Kummu Matti" w:date="2025-09-25T08:30:00Z" w16du:dateUtc="2025-09-25T05:30:00Z">
        <w:r w:rsidRPr="000847DF" w:rsidDel="00F85E66">
          <w:rPr>
            <w:rFonts w:ascii="Times New Roman" w:hAnsi="Times New Roman" w:cs="Times New Roman"/>
          </w:rPr>
          <w:delText>ed</w:delText>
        </w:r>
      </w:del>
      <w:r w:rsidRPr="000847DF">
        <w:rPr>
          <w:rFonts w:ascii="Times New Roman" w:hAnsi="Times New Roman" w:cs="Times New Roman"/>
        </w:rPr>
        <w:t xml:space="preserve"> that AF recorded a higher yield increase (</w:t>
      </w:r>
      <w:r w:rsidR="001571A2" w:rsidRPr="000847DF">
        <w:rPr>
          <w:rFonts w:ascii="Times New Roman" w:hAnsi="Times New Roman" w:cs="Times New Roman"/>
        </w:rPr>
        <w:t>12</w:t>
      </w:r>
      <w:r w:rsidR="001C260B" w:rsidRPr="000847DF">
        <w:rPr>
          <w:rFonts w:ascii="Times New Roman" w:hAnsi="Times New Roman" w:cs="Times New Roman"/>
        </w:rPr>
        <w:t>%</w:t>
      </w:r>
      <w:r w:rsidRPr="000847DF">
        <w:rPr>
          <w:rFonts w:ascii="Times New Roman" w:hAnsi="Times New Roman" w:cs="Times New Roman"/>
        </w:rPr>
        <w:t>) than CC (</w:t>
      </w:r>
      <w:r w:rsidR="001571A2" w:rsidRPr="000847DF">
        <w:rPr>
          <w:rFonts w:ascii="Times New Roman" w:hAnsi="Times New Roman" w:cs="Times New Roman"/>
        </w:rPr>
        <w:t>7</w:t>
      </w:r>
      <w:r w:rsidR="001C260B" w:rsidRPr="000847DF">
        <w:rPr>
          <w:rFonts w:ascii="Times New Roman" w:hAnsi="Times New Roman" w:cs="Times New Roman"/>
        </w:rPr>
        <w:t>%</w:t>
      </w:r>
      <w:r w:rsidRPr="000847DF">
        <w:rPr>
          <w:rFonts w:ascii="Times New Roman" w:hAnsi="Times New Roman" w:cs="Times New Roman"/>
        </w:rPr>
        <w:t>), NT (</w:t>
      </w:r>
      <w:r w:rsidR="00627776" w:rsidRPr="000847DF">
        <w:rPr>
          <w:rFonts w:ascii="Times New Roman" w:hAnsi="Times New Roman" w:cs="Times New Roman"/>
        </w:rPr>
        <w:t>-</w:t>
      </w:r>
      <w:r w:rsidR="0025599E" w:rsidRPr="000847DF">
        <w:rPr>
          <w:rFonts w:ascii="Times New Roman" w:hAnsi="Times New Roman" w:cs="Times New Roman"/>
        </w:rPr>
        <w:t>0.</w:t>
      </w:r>
      <w:r w:rsidR="00627776" w:rsidRPr="000847DF">
        <w:rPr>
          <w:rFonts w:ascii="Times New Roman" w:hAnsi="Times New Roman" w:cs="Times New Roman"/>
        </w:rPr>
        <w:t>7</w:t>
      </w:r>
      <w:r w:rsidR="001C260B" w:rsidRPr="000847DF">
        <w:rPr>
          <w:rFonts w:ascii="Times New Roman" w:hAnsi="Times New Roman" w:cs="Times New Roman"/>
        </w:rPr>
        <w:t>%</w:t>
      </w:r>
      <w:r w:rsidRPr="000847DF">
        <w:rPr>
          <w:rFonts w:ascii="Times New Roman" w:hAnsi="Times New Roman" w:cs="Times New Roman"/>
        </w:rPr>
        <w:t xml:space="preserve">) </w:t>
      </w:r>
      <w:r w:rsidR="00C10C7A" w:rsidRPr="000847DF">
        <w:rPr>
          <w:rFonts w:ascii="Times New Roman" w:hAnsi="Times New Roman" w:cs="Times New Roman"/>
        </w:rPr>
        <w:t xml:space="preserve">and </w:t>
      </w:r>
      <w:r w:rsidR="007866D7" w:rsidRPr="000847DF">
        <w:rPr>
          <w:rFonts w:ascii="Times New Roman" w:hAnsi="Times New Roman" w:cs="Times New Roman"/>
        </w:rPr>
        <w:t>O</w:t>
      </w:r>
      <w:r w:rsidR="00C10C7A" w:rsidRPr="000847DF">
        <w:rPr>
          <w:rFonts w:ascii="Times New Roman" w:hAnsi="Times New Roman" w:cs="Times New Roman"/>
        </w:rPr>
        <w:t>F</w:t>
      </w:r>
      <w:r w:rsidRPr="000847DF">
        <w:rPr>
          <w:rFonts w:ascii="Times New Roman" w:hAnsi="Times New Roman" w:cs="Times New Roman"/>
        </w:rPr>
        <w:t xml:space="preserve"> (-</w:t>
      </w:r>
      <w:r w:rsidR="00134408" w:rsidRPr="000847DF">
        <w:rPr>
          <w:rFonts w:ascii="Times New Roman" w:hAnsi="Times New Roman" w:cs="Times New Roman"/>
        </w:rPr>
        <w:t>2</w:t>
      </w:r>
      <w:r w:rsidR="001C260B" w:rsidRPr="000847DF">
        <w:rPr>
          <w:rFonts w:ascii="Times New Roman" w:hAnsi="Times New Roman" w:cs="Times New Roman"/>
        </w:rPr>
        <w:t>%</w:t>
      </w:r>
      <w:r w:rsidRPr="000847DF">
        <w:rPr>
          <w:rFonts w:ascii="Times New Roman" w:hAnsi="Times New Roman" w:cs="Times New Roman"/>
        </w:rPr>
        <w:t>)</w:t>
      </w:r>
      <w:r w:rsidR="00C10C7A" w:rsidRPr="000847DF">
        <w:rPr>
          <w:rFonts w:ascii="Times New Roman" w:hAnsi="Times New Roman" w:cs="Times New Roman"/>
        </w:rPr>
        <w:t xml:space="preserve">. </w:t>
      </w:r>
      <w:proofErr w:type="spellStart"/>
      <w:r w:rsidRPr="000847DF">
        <w:rPr>
          <w:rFonts w:ascii="Times New Roman" w:hAnsi="Times New Roman" w:cs="Times New Roman"/>
        </w:rPr>
        <w:t>Cropwise</w:t>
      </w:r>
      <w:proofErr w:type="spellEnd"/>
      <w:r w:rsidRPr="000847DF">
        <w:rPr>
          <w:rFonts w:ascii="Times New Roman" w:hAnsi="Times New Roman" w:cs="Times New Roman"/>
        </w:rPr>
        <w:t xml:space="preserve">, </w:t>
      </w:r>
      <w:r w:rsidR="00C23AC7" w:rsidRPr="000847DF">
        <w:rPr>
          <w:rFonts w:ascii="Times New Roman" w:hAnsi="Times New Roman" w:cs="Times New Roman"/>
        </w:rPr>
        <w:t xml:space="preserve">while most crops have positive mean yield grain under CC the results were </w:t>
      </w:r>
      <w:r w:rsidR="005244A7" w:rsidRPr="000847DF">
        <w:rPr>
          <w:rFonts w:ascii="Times New Roman" w:hAnsi="Times New Roman" w:cs="Times New Roman"/>
        </w:rPr>
        <w:t>mixed</w:t>
      </w:r>
      <w:r w:rsidR="00C23AC7" w:rsidRPr="000847DF">
        <w:rPr>
          <w:rFonts w:ascii="Times New Roman" w:hAnsi="Times New Roman" w:cs="Times New Roman"/>
        </w:rPr>
        <w:t xml:space="preserve"> for the </w:t>
      </w:r>
      <w:r w:rsidR="001C260B" w:rsidRPr="000847DF">
        <w:rPr>
          <w:rFonts w:ascii="Times New Roman" w:hAnsi="Times New Roman" w:cs="Times New Roman"/>
        </w:rPr>
        <w:t>remaining</w:t>
      </w:r>
      <w:r w:rsidR="00C23AC7" w:rsidRPr="000847DF">
        <w:rPr>
          <w:rFonts w:ascii="Times New Roman" w:hAnsi="Times New Roman" w:cs="Times New Roman"/>
        </w:rPr>
        <w:t>. S</w:t>
      </w:r>
      <w:r w:rsidR="006E5654" w:rsidRPr="000847DF">
        <w:rPr>
          <w:rFonts w:ascii="Times New Roman" w:hAnsi="Times New Roman" w:cs="Times New Roman"/>
        </w:rPr>
        <w:t xml:space="preserve">ignificant </w:t>
      </w:r>
      <w:r w:rsidRPr="000847DF">
        <w:rPr>
          <w:rFonts w:ascii="Times New Roman" w:hAnsi="Times New Roman" w:cs="Times New Roman"/>
        </w:rPr>
        <w:t>yield increase occurred mainly with maize under AF</w:t>
      </w:r>
      <w:r w:rsidR="003878AD" w:rsidRPr="000847DF">
        <w:rPr>
          <w:rFonts w:ascii="Times New Roman" w:hAnsi="Times New Roman" w:cs="Times New Roman"/>
        </w:rPr>
        <w:t>, CC</w:t>
      </w:r>
      <w:r w:rsidR="006E5654" w:rsidRPr="000847DF">
        <w:rPr>
          <w:rFonts w:ascii="Times New Roman" w:hAnsi="Times New Roman" w:cs="Times New Roman"/>
        </w:rPr>
        <w:t xml:space="preserve"> and OF</w:t>
      </w:r>
      <w:r w:rsidR="00190DBF" w:rsidRPr="000847DF">
        <w:rPr>
          <w:rFonts w:ascii="Times New Roman" w:hAnsi="Times New Roman" w:cs="Times New Roman"/>
        </w:rPr>
        <w:t>.</w:t>
      </w:r>
      <w:r w:rsidR="001C485A" w:rsidRPr="000847DF">
        <w:rPr>
          <w:rFonts w:ascii="Times New Roman" w:hAnsi="Times New Roman" w:cs="Times New Roman"/>
        </w:rPr>
        <w:t xml:space="preserve"> </w:t>
      </w:r>
      <w:r w:rsidR="00C23AC7" w:rsidRPr="000847DF">
        <w:rPr>
          <w:rFonts w:ascii="Times New Roman" w:hAnsi="Times New Roman" w:cs="Times New Roman"/>
        </w:rPr>
        <w:t xml:space="preserve">Similar trend was observed for cash crop under CC and NT. </w:t>
      </w:r>
      <w:r w:rsidR="005F3883" w:rsidRPr="000847DF">
        <w:rPr>
          <w:rFonts w:ascii="Times New Roman" w:hAnsi="Times New Roman" w:cs="Times New Roman"/>
        </w:rPr>
        <w:t>For a</w:t>
      </w:r>
      <w:r w:rsidR="00827C7E" w:rsidRPr="000847DF">
        <w:rPr>
          <w:rFonts w:ascii="Times New Roman" w:hAnsi="Times New Roman" w:cs="Times New Roman"/>
        </w:rPr>
        <w:t xml:space="preserve">rid </w:t>
      </w:r>
      <w:r w:rsidR="001C260B" w:rsidRPr="000847DF">
        <w:rPr>
          <w:rFonts w:ascii="Times New Roman" w:hAnsi="Times New Roman" w:cs="Times New Roman"/>
        </w:rPr>
        <w:t xml:space="preserve">(aridity index: 0.05 – 0.20) </w:t>
      </w:r>
      <w:r w:rsidR="005F3883" w:rsidRPr="000847DF">
        <w:rPr>
          <w:rFonts w:ascii="Times New Roman" w:hAnsi="Times New Roman" w:cs="Times New Roman"/>
        </w:rPr>
        <w:t xml:space="preserve">and semi-arid </w:t>
      </w:r>
      <w:r w:rsidR="001C260B" w:rsidRPr="000847DF">
        <w:rPr>
          <w:rFonts w:ascii="Times New Roman" w:hAnsi="Times New Roman" w:cs="Times New Roman"/>
        </w:rPr>
        <w:t xml:space="preserve">(aridity index: 0.20 – 0.50) </w:t>
      </w:r>
      <w:r w:rsidR="00827C7E" w:rsidRPr="000847DF">
        <w:rPr>
          <w:rFonts w:ascii="Times New Roman" w:hAnsi="Times New Roman" w:cs="Times New Roman"/>
        </w:rPr>
        <w:t xml:space="preserve">regions, </w:t>
      </w:r>
      <w:r w:rsidR="005F3883" w:rsidRPr="000847DF">
        <w:rPr>
          <w:rFonts w:ascii="Times New Roman" w:hAnsi="Times New Roman" w:cs="Times New Roman"/>
        </w:rPr>
        <w:t>s</w:t>
      </w:r>
      <w:r w:rsidR="0041748E" w:rsidRPr="000847DF">
        <w:rPr>
          <w:rFonts w:ascii="Times New Roman" w:hAnsi="Times New Roman" w:cs="Times New Roman"/>
        </w:rPr>
        <w:t>ignificant yield</w:t>
      </w:r>
      <w:r w:rsidR="003E1B37" w:rsidRPr="000847DF">
        <w:rPr>
          <w:rFonts w:ascii="Times New Roman" w:hAnsi="Times New Roman" w:cs="Times New Roman"/>
        </w:rPr>
        <w:t xml:space="preserve"> increases </w:t>
      </w:r>
      <w:r w:rsidR="001C260B" w:rsidRPr="000847DF">
        <w:rPr>
          <w:rFonts w:ascii="Times New Roman" w:hAnsi="Times New Roman" w:cs="Times New Roman"/>
        </w:rPr>
        <w:t xml:space="preserve">were observed </w:t>
      </w:r>
      <w:r w:rsidR="003E1B37" w:rsidRPr="000847DF">
        <w:rPr>
          <w:rFonts w:ascii="Times New Roman" w:hAnsi="Times New Roman" w:cs="Times New Roman"/>
        </w:rPr>
        <w:t>under AF and N</w:t>
      </w:r>
      <w:r w:rsidR="005F3883" w:rsidRPr="000847DF">
        <w:rPr>
          <w:rFonts w:ascii="Times New Roman" w:hAnsi="Times New Roman" w:cs="Times New Roman"/>
        </w:rPr>
        <w:t xml:space="preserve">T. Interestingly, most of the positive yield gain obtained under OF occurred also in the semi-arid regions with the 0.20-0.50 aridity index range.  AF recorded its highest yield gain in temperate regions (36%).  </w:t>
      </w:r>
      <w:r w:rsidR="00CA262A" w:rsidRPr="000847DF">
        <w:rPr>
          <w:rFonts w:ascii="Times New Roman" w:hAnsi="Times New Roman" w:cs="Times New Roman"/>
        </w:rPr>
        <w:t>While for more humid areas, a higher yield increase trend is observed for AF and CC</w:t>
      </w:r>
      <w:r w:rsidR="00190DBF" w:rsidRPr="000847DF">
        <w:rPr>
          <w:rFonts w:ascii="Times New Roman" w:hAnsi="Times New Roman" w:cs="Times New Roman"/>
        </w:rPr>
        <w:t xml:space="preserve"> especially with aridity index above 0.50. </w:t>
      </w:r>
      <w:r w:rsidR="005F3883" w:rsidRPr="000847DF">
        <w:rPr>
          <w:rFonts w:ascii="Times New Roman" w:hAnsi="Times New Roman" w:cs="Times New Roman"/>
        </w:rPr>
        <w:t xml:space="preserve"> </w:t>
      </w:r>
    </w:p>
    <w:p w14:paraId="149E2E78" w14:textId="77777777" w:rsidR="0037439E" w:rsidRPr="000847DF" w:rsidRDefault="0037439E" w:rsidP="00190DBF">
      <w:pPr>
        <w:widowControl w:val="0"/>
        <w:autoSpaceDE w:val="0"/>
        <w:autoSpaceDN w:val="0"/>
        <w:adjustRightInd w:val="0"/>
        <w:spacing w:after="0" w:line="240" w:lineRule="auto"/>
        <w:ind w:right="-43"/>
        <w:jc w:val="both"/>
        <w:rPr>
          <w:rFonts w:ascii="Times New Roman" w:hAnsi="Times New Roman" w:cs="Times New Roman"/>
        </w:rPr>
      </w:pPr>
    </w:p>
    <w:p w14:paraId="3228B8A0" w14:textId="5E17B0AF" w:rsidR="00926CC9" w:rsidRPr="000847DF" w:rsidRDefault="002144F1" w:rsidP="00926CC9">
      <w:pPr>
        <w:spacing w:after="0" w:line="240" w:lineRule="auto"/>
        <w:jc w:val="both"/>
        <w:rPr>
          <w:rFonts w:ascii="Times New Roman" w:hAnsi="Times New Roman" w:cs="Times New Roman"/>
        </w:rPr>
      </w:pPr>
      <w:r w:rsidRPr="000847DF">
        <w:rPr>
          <w:rFonts w:ascii="Times New Roman" w:hAnsi="Times New Roman" w:cs="Times New Roman"/>
        </w:rPr>
        <w:t>Generally</w:t>
      </w:r>
      <w:r w:rsidR="00E85FE5" w:rsidRPr="000847DF">
        <w:rPr>
          <w:rFonts w:ascii="Times New Roman" w:hAnsi="Times New Roman" w:cs="Times New Roman"/>
        </w:rPr>
        <w:t>, high GDD (&gt; 4000</w:t>
      </w:r>
      <w:r w:rsidR="001C260B" w:rsidRPr="000847DF">
        <w:rPr>
          <w:rFonts w:ascii="Times New Roman" w:hAnsi="Times New Roman" w:cs="Times New Roman"/>
        </w:rPr>
        <w:t>°C</w:t>
      </w:r>
      <w:r w:rsidR="00E85FE5" w:rsidRPr="000847DF">
        <w:rPr>
          <w:rFonts w:ascii="Times New Roman" w:hAnsi="Times New Roman" w:cs="Times New Roman"/>
        </w:rPr>
        <w:t>) resulted in higher yield increase with maize under AF and CC</w:t>
      </w:r>
      <w:r w:rsidR="00BF6BEA" w:rsidRPr="000847DF">
        <w:rPr>
          <w:rFonts w:ascii="Times New Roman" w:hAnsi="Times New Roman" w:cs="Times New Roman"/>
        </w:rPr>
        <w:t xml:space="preserve">. Meanwhile, significant increase at </w:t>
      </w:r>
      <w:r w:rsidRPr="000847DF">
        <w:rPr>
          <w:rFonts w:ascii="Times New Roman" w:hAnsi="Times New Roman" w:cs="Times New Roman"/>
        </w:rPr>
        <w:t xml:space="preserve">lower </w:t>
      </w:r>
      <w:r w:rsidR="00E85FE5" w:rsidRPr="000847DF">
        <w:rPr>
          <w:rFonts w:ascii="Times New Roman" w:hAnsi="Times New Roman" w:cs="Times New Roman"/>
        </w:rPr>
        <w:t xml:space="preserve">GDD </w:t>
      </w:r>
      <w:r w:rsidRPr="000847DF">
        <w:rPr>
          <w:rFonts w:ascii="Times New Roman" w:hAnsi="Times New Roman" w:cs="Times New Roman"/>
        </w:rPr>
        <w:t>(</w:t>
      </w:r>
      <w:r w:rsidR="00E85FE5" w:rsidRPr="000847DF">
        <w:rPr>
          <w:rFonts w:ascii="Times New Roman" w:hAnsi="Times New Roman" w:cs="Times New Roman"/>
        </w:rPr>
        <w:t>&lt; 800</w:t>
      </w:r>
      <w:r w:rsidR="001C260B" w:rsidRPr="000847DF">
        <w:rPr>
          <w:rFonts w:ascii="Times New Roman" w:hAnsi="Times New Roman" w:cs="Times New Roman"/>
        </w:rPr>
        <w:t>°C</w:t>
      </w:r>
      <w:r w:rsidRPr="000847DF">
        <w:rPr>
          <w:rFonts w:ascii="Times New Roman" w:hAnsi="Times New Roman" w:cs="Times New Roman"/>
        </w:rPr>
        <w:t>)</w:t>
      </w:r>
      <w:r w:rsidR="00E85FE5" w:rsidRPr="000847DF">
        <w:rPr>
          <w:rFonts w:ascii="Times New Roman" w:hAnsi="Times New Roman" w:cs="Times New Roman"/>
        </w:rPr>
        <w:t xml:space="preserve"> </w:t>
      </w:r>
      <w:r w:rsidR="00BF6BEA" w:rsidRPr="000847DF">
        <w:rPr>
          <w:rFonts w:ascii="Times New Roman" w:hAnsi="Times New Roman" w:cs="Times New Roman"/>
        </w:rPr>
        <w:t>was only recorded for maize under OF and for rice under NT and OF. For both rice and soybean, there appeared to be higher yield increase above 4000</w:t>
      </w:r>
      <w:r w:rsidR="001C260B" w:rsidRPr="000847DF">
        <w:rPr>
          <w:rFonts w:ascii="Times New Roman" w:hAnsi="Times New Roman" w:cs="Times New Roman"/>
        </w:rPr>
        <w:t xml:space="preserve">°C </w:t>
      </w:r>
      <w:r w:rsidR="00BF6BEA" w:rsidRPr="000847DF">
        <w:rPr>
          <w:rFonts w:ascii="Times New Roman" w:hAnsi="Times New Roman" w:cs="Times New Roman"/>
        </w:rPr>
        <w:t xml:space="preserve">under CC. </w:t>
      </w:r>
      <w:r w:rsidR="00154443" w:rsidRPr="000847DF">
        <w:rPr>
          <w:rFonts w:ascii="Times New Roman" w:hAnsi="Times New Roman" w:cs="Times New Roman"/>
        </w:rPr>
        <w:t>For GDD between 800 and 2700</w:t>
      </w:r>
      <w:r w:rsidR="001C260B" w:rsidRPr="000847DF">
        <w:rPr>
          <w:rFonts w:ascii="Times New Roman" w:hAnsi="Times New Roman" w:cs="Times New Roman"/>
        </w:rPr>
        <w:t>°C</w:t>
      </w:r>
      <w:r w:rsidR="00154443" w:rsidRPr="000847DF">
        <w:rPr>
          <w:rFonts w:ascii="Times New Roman" w:hAnsi="Times New Roman" w:cs="Times New Roman"/>
        </w:rPr>
        <w:t>, wheat recorded a significant yield increase under CC and OF while above 6000</w:t>
      </w:r>
      <w:r w:rsidR="001C260B" w:rsidRPr="000847DF">
        <w:rPr>
          <w:rFonts w:ascii="Times New Roman" w:hAnsi="Times New Roman" w:cs="Times New Roman"/>
        </w:rPr>
        <w:t xml:space="preserve">°C </w:t>
      </w:r>
      <w:r w:rsidR="00154443" w:rsidRPr="000847DF">
        <w:rPr>
          <w:rFonts w:ascii="Times New Roman" w:hAnsi="Times New Roman" w:cs="Times New Roman"/>
        </w:rPr>
        <w:t xml:space="preserve">GDD, similar tend only occurred with CC. </w:t>
      </w:r>
      <w:r w:rsidR="00926CC9" w:rsidRPr="000847DF">
        <w:rPr>
          <w:rFonts w:ascii="Times New Roman" w:hAnsi="Times New Roman" w:cs="Times New Roman"/>
        </w:rPr>
        <w:t>Interestingly, most yield increase for maize, rice and soybean at very low GDD (&lt;</w:t>
      </w:r>
      <w:r w:rsidR="49648324" w:rsidRPr="000847DF">
        <w:rPr>
          <w:rFonts w:ascii="Times New Roman" w:hAnsi="Times New Roman" w:cs="Times New Roman"/>
        </w:rPr>
        <w:t xml:space="preserve"> </w:t>
      </w:r>
      <w:r w:rsidR="00926CC9" w:rsidRPr="000847DF">
        <w:rPr>
          <w:rFonts w:ascii="Times New Roman" w:hAnsi="Times New Roman" w:cs="Times New Roman"/>
        </w:rPr>
        <w:t xml:space="preserve">800°C) occurred under </w:t>
      </w:r>
      <w:r w:rsidR="7CACC6E1" w:rsidRPr="000847DF">
        <w:rPr>
          <w:rFonts w:ascii="Times New Roman" w:hAnsi="Times New Roman" w:cs="Times New Roman"/>
        </w:rPr>
        <w:t>OF</w:t>
      </w:r>
      <w:r w:rsidR="00926CC9" w:rsidRPr="000847DF">
        <w:rPr>
          <w:rFonts w:ascii="Times New Roman" w:hAnsi="Times New Roman" w:cs="Times New Roman"/>
        </w:rPr>
        <w:t xml:space="preserve">. </w:t>
      </w:r>
    </w:p>
    <w:p w14:paraId="2567485E" w14:textId="5F3F9FD3" w:rsidR="00E85FE5" w:rsidRPr="000847DF" w:rsidRDefault="00E85FE5" w:rsidP="00190DBF">
      <w:pPr>
        <w:widowControl w:val="0"/>
        <w:autoSpaceDE w:val="0"/>
        <w:autoSpaceDN w:val="0"/>
        <w:adjustRightInd w:val="0"/>
        <w:spacing w:after="0" w:line="240" w:lineRule="auto"/>
        <w:ind w:right="-43"/>
        <w:jc w:val="both"/>
        <w:rPr>
          <w:rFonts w:ascii="Times New Roman" w:hAnsi="Times New Roman" w:cs="Times New Roman"/>
        </w:rPr>
      </w:pPr>
    </w:p>
    <w:p w14:paraId="1DA25564" w14:textId="597CFCCE" w:rsidR="00B11A2D" w:rsidRPr="000847DF" w:rsidRDefault="00154443" w:rsidP="00B11A2D">
      <w:pPr>
        <w:widowControl w:val="0"/>
        <w:autoSpaceDE w:val="0"/>
        <w:autoSpaceDN w:val="0"/>
        <w:adjustRightInd w:val="0"/>
        <w:spacing w:after="0" w:line="240" w:lineRule="auto"/>
        <w:ind w:right="-43"/>
        <w:jc w:val="both"/>
        <w:rPr>
          <w:rFonts w:ascii="Times New Roman" w:hAnsi="Times New Roman" w:cs="Times New Roman"/>
        </w:rPr>
      </w:pPr>
      <w:r w:rsidRPr="000847DF">
        <w:rPr>
          <w:rFonts w:ascii="Times New Roman" w:hAnsi="Times New Roman" w:cs="Times New Roman"/>
        </w:rPr>
        <w:t>Across the soil properties</w:t>
      </w:r>
      <w:r w:rsidR="00B22FB2">
        <w:rPr>
          <w:rFonts w:ascii="Times New Roman" w:hAnsi="Times New Roman" w:cs="Times New Roman"/>
        </w:rPr>
        <w:t xml:space="preserve"> </w:t>
      </w:r>
      <w:r w:rsidR="00B22FB2" w:rsidRPr="000847DF">
        <w:rPr>
          <w:rFonts w:ascii="Times New Roman" w:hAnsi="Times New Roman" w:cs="Times New Roman"/>
        </w:rPr>
        <w:t xml:space="preserve">(Fig. </w:t>
      </w:r>
      <w:r w:rsidR="00B22FB2">
        <w:rPr>
          <w:rFonts w:ascii="Times New Roman" w:hAnsi="Times New Roman" w:cs="Times New Roman"/>
        </w:rPr>
        <w:t>4</w:t>
      </w:r>
      <w:r w:rsidR="00B22FB2" w:rsidRPr="000847DF">
        <w:rPr>
          <w:rFonts w:ascii="Times New Roman" w:hAnsi="Times New Roman" w:cs="Times New Roman"/>
        </w:rPr>
        <w:t>)</w:t>
      </w:r>
      <w:r w:rsidRPr="000847DF">
        <w:rPr>
          <w:rFonts w:ascii="Times New Roman" w:hAnsi="Times New Roman" w:cs="Times New Roman"/>
        </w:rPr>
        <w:t xml:space="preserve">, </w:t>
      </w:r>
      <w:r w:rsidR="00602434" w:rsidRPr="000847DF">
        <w:rPr>
          <w:rFonts w:ascii="Times New Roman" w:hAnsi="Times New Roman" w:cs="Times New Roman"/>
        </w:rPr>
        <w:t xml:space="preserve">yield increase generally occurred with decreasing bulk density especially under AF, CC and OF. Increasing P resulted also generally in increasing yield except for larger P (&gt; 21.4 kg/mg) content which translated into negative impact under CC, NT and OF. </w:t>
      </w:r>
      <w:r w:rsidR="00B11A2D" w:rsidRPr="000847DF">
        <w:rPr>
          <w:rFonts w:ascii="Times New Roman" w:hAnsi="Times New Roman" w:cs="Times New Roman"/>
        </w:rPr>
        <w:t xml:space="preserve"> A</w:t>
      </w:r>
      <w:r w:rsidR="00CA262A" w:rsidRPr="000847DF">
        <w:rPr>
          <w:rFonts w:ascii="Times New Roman" w:hAnsi="Times New Roman" w:cs="Times New Roman"/>
        </w:rPr>
        <w:t xml:space="preserve">ll </w:t>
      </w:r>
      <w:r w:rsidR="00980C58" w:rsidRPr="000847DF">
        <w:rPr>
          <w:rFonts w:ascii="Times New Roman" w:hAnsi="Times New Roman" w:cs="Times New Roman"/>
        </w:rPr>
        <w:t>SCPs</w:t>
      </w:r>
      <w:r w:rsidR="00CA262A" w:rsidRPr="000847DF">
        <w:rPr>
          <w:rFonts w:ascii="Times New Roman" w:hAnsi="Times New Roman" w:cs="Times New Roman"/>
        </w:rPr>
        <w:t xml:space="preserve"> present high yield increase in soils with low </w:t>
      </w:r>
      <w:r w:rsidR="00B11A2D" w:rsidRPr="000847DF">
        <w:rPr>
          <w:rFonts w:ascii="Times New Roman" w:hAnsi="Times New Roman" w:cs="Times New Roman"/>
        </w:rPr>
        <w:t>SOC (&lt; 5 g/kg) except OF</w:t>
      </w:r>
      <w:r w:rsidR="00CA262A" w:rsidRPr="000847DF">
        <w:rPr>
          <w:rFonts w:ascii="Times New Roman" w:hAnsi="Times New Roman" w:cs="Times New Roman"/>
        </w:rPr>
        <w:t>. However, for soils with higher SOC</w:t>
      </w:r>
      <w:r w:rsidR="00B11A2D" w:rsidRPr="000847DF">
        <w:rPr>
          <w:rFonts w:ascii="Times New Roman" w:hAnsi="Times New Roman" w:cs="Times New Roman"/>
        </w:rPr>
        <w:t xml:space="preserve"> (&gt; 5 g/kg)</w:t>
      </w:r>
      <w:r w:rsidR="00CA262A" w:rsidRPr="000847DF">
        <w:rPr>
          <w:rFonts w:ascii="Times New Roman" w:hAnsi="Times New Roman" w:cs="Times New Roman"/>
        </w:rPr>
        <w:t>, AF and CC still record</w:t>
      </w:r>
      <w:r w:rsidR="00B11A2D" w:rsidRPr="000847DF">
        <w:rPr>
          <w:rFonts w:ascii="Times New Roman" w:hAnsi="Times New Roman" w:cs="Times New Roman"/>
        </w:rPr>
        <w:t xml:space="preserve">ed </w:t>
      </w:r>
      <w:r w:rsidR="00CA262A" w:rsidRPr="000847DF">
        <w:rPr>
          <w:rFonts w:ascii="Times New Roman" w:hAnsi="Times New Roman" w:cs="Times New Roman"/>
        </w:rPr>
        <w:t>high yield increase</w:t>
      </w:r>
      <w:r w:rsidR="00134408" w:rsidRPr="000847DF">
        <w:rPr>
          <w:rFonts w:ascii="Times New Roman" w:hAnsi="Times New Roman" w:cs="Times New Roman"/>
        </w:rPr>
        <w:t xml:space="preserve"> but in lower magnitude compared to soil with low SOC. Coarse texture soil recorded positive increase across all </w:t>
      </w:r>
      <w:r w:rsidR="00980C58" w:rsidRPr="000847DF">
        <w:rPr>
          <w:rFonts w:ascii="Times New Roman" w:hAnsi="Times New Roman" w:cs="Times New Roman"/>
        </w:rPr>
        <w:t>SCPs</w:t>
      </w:r>
      <w:r w:rsidR="00134408" w:rsidRPr="000847DF">
        <w:rPr>
          <w:rFonts w:ascii="Times New Roman" w:hAnsi="Times New Roman" w:cs="Times New Roman"/>
        </w:rPr>
        <w:t xml:space="preserve"> except </w:t>
      </w:r>
      <w:proofErr w:type="gramStart"/>
      <w:r w:rsidR="00134408" w:rsidRPr="000847DF">
        <w:rPr>
          <w:rFonts w:ascii="Times New Roman" w:hAnsi="Times New Roman" w:cs="Times New Roman"/>
        </w:rPr>
        <w:t>OF</w:t>
      </w:r>
      <w:proofErr w:type="gramEnd"/>
      <w:r w:rsidR="00134408" w:rsidRPr="000847DF">
        <w:rPr>
          <w:rFonts w:ascii="Times New Roman" w:hAnsi="Times New Roman" w:cs="Times New Roman"/>
        </w:rPr>
        <w:t xml:space="preserve"> but the significant </w:t>
      </w:r>
      <w:r w:rsidR="00A64C11" w:rsidRPr="000847DF">
        <w:rPr>
          <w:rFonts w:ascii="Times New Roman" w:hAnsi="Times New Roman" w:cs="Times New Roman"/>
        </w:rPr>
        <w:t xml:space="preserve">yield </w:t>
      </w:r>
      <w:r w:rsidR="00134408" w:rsidRPr="000847DF">
        <w:rPr>
          <w:rFonts w:ascii="Times New Roman" w:hAnsi="Times New Roman" w:cs="Times New Roman"/>
        </w:rPr>
        <w:t xml:space="preserve">records were only found with CC (9%) and NT (3%). </w:t>
      </w:r>
      <w:r w:rsidR="00A64C11" w:rsidRPr="000847DF">
        <w:rPr>
          <w:rFonts w:ascii="Times New Roman" w:hAnsi="Times New Roman" w:cs="Times New Roman"/>
        </w:rPr>
        <w:t xml:space="preserve"> </w:t>
      </w:r>
    </w:p>
    <w:p w14:paraId="2B2EFD03" w14:textId="02D0E6D1" w:rsidR="008A25B1" w:rsidRPr="000847DF" w:rsidRDefault="00CA262A" w:rsidP="003D5E6B">
      <w:pPr>
        <w:pStyle w:val="Heading1"/>
      </w:pPr>
      <w:r w:rsidRPr="000847DF">
        <w:t>Considering</w:t>
      </w:r>
      <w:r w:rsidR="005E197C" w:rsidRPr="000847DF">
        <w:t xml:space="preserve"> elevation</w:t>
      </w:r>
      <w:r w:rsidR="00B22FB2">
        <w:t xml:space="preserve"> </w:t>
      </w:r>
      <w:r w:rsidR="00B22FB2" w:rsidRPr="000847DF">
        <w:t xml:space="preserve">(Fig. </w:t>
      </w:r>
      <w:r w:rsidR="00B22FB2">
        <w:t>5</w:t>
      </w:r>
      <w:r w:rsidR="00B22FB2" w:rsidRPr="000847DF">
        <w:t>)</w:t>
      </w:r>
      <w:r w:rsidR="005E197C" w:rsidRPr="000847DF">
        <w:t>, significant</w:t>
      </w:r>
      <w:r w:rsidRPr="000847DF">
        <w:t xml:space="preserve"> yield increase </w:t>
      </w:r>
      <w:r w:rsidR="005E197C" w:rsidRPr="000847DF">
        <w:t>was</w:t>
      </w:r>
      <w:r w:rsidRPr="000847DF">
        <w:t xml:space="preserve"> observed for high plain</w:t>
      </w:r>
      <w:r w:rsidR="005E197C" w:rsidRPr="000847DF">
        <w:t xml:space="preserve"> areas</w:t>
      </w:r>
      <w:r w:rsidRPr="000847DF">
        <w:t xml:space="preserve"> above 250 m for both AF and CC. </w:t>
      </w:r>
      <w:r w:rsidR="001778C5" w:rsidRPr="000847DF">
        <w:t xml:space="preserve">This is further confirmed for these two </w:t>
      </w:r>
      <w:r w:rsidR="00980C58" w:rsidRPr="000847DF">
        <w:t>SCPs</w:t>
      </w:r>
      <w:r w:rsidR="001778C5" w:rsidRPr="000847DF">
        <w:t xml:space="preserve"> by the distribution of the </w:t>
      </w:r>
      <w:r w:rsidR="04CFF5D5" w:rsidRPr="000847DF">
        <w:t>ES</w:t>
      </w:r>
      <w:r w:rsidR="001778C5" w:rsidRPr="000847DF">
        <w:t xml:space="preserve"> across the different landform with generally positive yield increase from the mountain summit to the moderate hill. </w:t>
      </w:r>
      <w:r w:rsidR="000C1DDC" w:rsidRPr="000847DF">
        <w:t>OF also recorded similar trend in areas characterized by large highland slope moderate (</w:t>
      </w:r>
      <w:proofErr w:type="spellStart"/>
      <w:r w:rsidR="000C1DDC" w:rsidRPr="000847DF">
        <w:t>Lhgsl_mod</w:t>
      </w:r>
      <w:proofErr w:type="spellEnd"/>
      <w:r w:rsidR="000C1DDC" w:rsidRPr="000847DF">
        <w:t xml:space="preserve">). In addition, CC and NT recorded </w:t>
      </w:r>
      <w:r w:rsidR="00304443" w:rsidRPr="000847DF">
        <w:t xml:space="preserve">a </w:t>
      </w:r>
      <w:r w:rsidR="000C1DDC" w:rsidRPr="000847DF">
        <w:t>significant yield increase f</w:t>
      </w:r>
      <w:r w:rsidR="001778C5" w:rsidRPr="000847DF">
        <w:t>or landforms occurring mostly at lower elevations</w:t>
      </w:r>
      <w:r w:rsidR="00304443" w:rsidRPr="000847DF">
        <w:t xml:space="preserve"> especially for a</w:t>
      </w:r>
      <w:r w:rsidR="000C1DDC" w:rsidRPr="000847DF">
        <w:t xml:space="preserve">reas </w:t>
      </w:r>
      <w:r w:rsidR="0080147A" w:rsidRPr="000847DF">
        <w:t xml:space="preserve">on </w:t>
      </w:r>
      <w:r w:rsidR="00446756" w:rsidRPr="000847DF">
        <w:t xml:space="preserve">dissected </w:t>
      </w:r>
      <w:r w:rsidR="00FD3FAB" w:rsidRPr="000847DF">
        <w:t>terrace/fan/plateau (</w:t>
      </w:r>
      <w:proofErr w:type="spellStart"/>
      <w:r w:rsidR="00FD3FAB" w:rsidRPr="000847DF">
        <w:t>Tfphi_dis</w:t>
      </w:r>
      <w:proofErr w:type="spellEnd"/>
      <w:r w:rsidR="00FD3FAB" w:rsidRPr="000847DF">
        <w:t>) and valley slope (</w:t>
      </w:r>
      <w:proofErr w:type="spellStart"/>
      <w:r w:rsidR="00FD3FAB" w:rsidRPr="000847DF">
        <w:t>Val_sl</w:t>
      </w:r>
      <w:proofErr w:type="spellEnd"/>
      <w:r w:rsidR="00FD3FAB" w:rsidRPr="000847DF">
        <w:t xml:space="preserve">) </w:t>
      </w:r>
      <w:r w:rsidR="00304443" w:rsidRPr="000847DF">
        <w:t>for NT on the one hand and for d</w:t>
      </w:r>
      <w:r w:rsidR="00446756" w:rsidRPr="000847DF">
        <w:t>issected terrace/fan/plateau (</w:t>
      </w:r>
      <w:proofErr w:type="spellStart"/>
      <w:r w:rsidR="00446756" w:rsidRPr="000847DF">
        <w:t>Tfphi_dis</w:t>
      </w:r>
      <w:proofErr w:type="spellEnd"/>
      <w:r w:rsidR="00446756" w:rsidRPr="000847DF">
        <w:t xml:space="preserve">), low surface </w:t>
      </w:r>
      <w:r w:rsidR="00827405" w:rsidRPr="000847DF">
        <w:t>Terrace/fan/plateau (</w:t>
      </w:r>
      <w:proofErr w:type="spellStart"/>
      <w:r w:rsidR="00827405" w:rsidRPr="000847DF">
        <w:t>Tfplw_surf</w:t>
      </w:r>
      <w:proofErr w:type="spellEnd"/>
      <w:r w:rsidR="00827405" w:rsidRPr="000847DF">
        <w:t>)</w:t>
      </w:r>
      <w:r w:rsidR="00446756" w:rsidRPr="000847DF">
        <w:t xml:space="preserve"> and h</w:t>
      </w:r>
      <w:r w:rsidR="00827405" w:rsidRPr="000847DF">
        <w:t>igh plain (</w:t>
      </w:r>
      <w:proofErr w:type="spellStart"/>
      <w:r w:rsidR="00827405" w:rsidRPr="000847DF">
        <w:t>Hi_plain</w:t>
      </w:r>
      <w:proofErr w:type="spellEnd"/>
      <w:r w:rsidR="00827405" w:rsidRPr="000847DF">
        <w:t>)</w:t>
      </w:r>
      <w:r w:rsidR="00304443" w:rsidRPr="000847DF">
        <w:t xml:space="preserve"> areas for CC</w:t>
      </w:r>
      <w:r w:rsidR="00906A38" w:rsidRPr="000847DF">
        <w:t xml:space="preserve"> on the other hand</w:t>
      </w:r>
      <w:r w:rsidR="00304443" w:rsidRPr="000847DF">
        <w:t xml:space="preserve">. </w:t>
      </w:r>
      <w:r w:rsidRPr="000847DF">
        <w:t xml:space="preserve">For slope, it appeared that most significant yield increase are recorded for AF on level to gently sloping areas </w:t>
      </w:r>
      <w:r w:rsidR="005E197C" w:rsidRPr="000847DF">
        <w:t xml:space="preserve">(slope: &lt; 15%) </w:t>
      </w:r>
      <w:r w:rsidRPr="000847DF">
        <w:t xml:space="preserve">while on gentle </w:t>
      </w:r>
      <w:r w:rsidR="005E197C" w:rsidRPr="000847DF">
        <w:t>(1-5</w:t>
      </w:r>
      <w:r w:rsidR="001C260B" w:rsidRPr="000847DF">
        <w:t>%</w:t>
      </w:r>
      <w:r w:rsidR="005E197C" w:rsidRPr="000847DF">
        <w:t xml:space="preserve">) </w:t>
      </w:r>
      <w:r w:rsidRPr="000847DF">
        <w:t>or strong slopes for CC</w:t>
      </w:r>
      <w:r w:rsidR="005E197C" w:rsidRPr="000847DF">
        <w:t xml:space="preserve"> (&lt; 15%)</w:t>
      </w:r>
      <w:r w:rsidRPr="000847DF">
        <w:t>.</w:t>
      </w:r>
      <w:r w:rsidR="007B5C6C" w:rsidRPr="000847DF">
        <w:t xml:space="preserve"> </w:t>
      </w:r>
    </w:p>
    <w:p w14:paraId="4A199077" w14:textId="19C06FD1" w:rsidR="00CA262A" w:rsidRPr="000847DF" w:rsidRDefault="007B5C6C" w:rsidP="00CA262A">
      <w:pPr>
        <w:widowControl w:val="0"/>
        <w:autoSpaceDE w:val="0"/>
        <w:autoSpaceDN w:val="0"/>
        <w:adjustRightInd w:val="0"/>
        <w:ind w:right="-43"/>
        <w:jc w:val="both"/>
        <w:rPr>
          <w:rFonts w:ascii="Times New Roman" w:hAnsi="Times New Roman" w:cs="Times New Roman"/>
        </w:rPr>
      </w:pPr>
      <w:r w:rsidRPr="000847DF">
        <w:rPr>
          <w:rFonts w:ascii="Times New Roman" w:hAnsi="Times New Roman" w:cs="Times New Roman"/>
        </w:rPr>
        <w:t>The performance of the SCP</w:t>
      </w:r>
      <w:r w:rsidR="00D920C0" w:rsidRPr="000847DF">
        <w:rPr>
          <w:rFonts w:ascii="Times New Roman" w:hAnsi="Times New Roman" w:cs="Times New Roman"/>
        </w:rPr>
        <w:t>s</w:t>
      </w:r>
      <w:r w:rsidRPr="000847DF">
        <w:rPr>
          <w:rFonts w:ascii="Times New Roman" w:hAnsi="Times New Roman" w:cs="Times New Roman"/>
        </w:rPr>
        <w:t xml:space="preserve"> varies</w:t>
      </w:r>
      <w:r w:rsidR="008A25B1" w:rsidRPr="000847DF">
        <w:rPr>
          <w:rFonts w:ascii="Times New Roman" w:hAnsi="Times New Roman" w:cs="Times New Roman"/>
        </w:rPr>
        <w:t xml:space="preserve"> </w:t>
      </w:r>
      <w:r w:rsidRPr="000847DF">
        <w:rPr>
          <w:rFonts w:ascii="Times New Roman" w:hAnsi="Times New Roman" w:cs="Times New Roman"/>
        </w:rPr>
        <w:t>across different soil types</w:t>
      </w:r>
      <w:r w:rsidR="008A25B1" w:rsidRPr="000847DF">
        <w:rPr>
          <w:rFonts w:ascii="Times New Roman" w:hAnsi="Times New Roman" w:cs="Times New Roman"/>
        </w:rPr>
        <w:t xml:space="preserve">. For AF, significant yield increase and decrease occurred with </w:t>
      </w:r>
      <w:proofErr w:type="spellStart"/>
      <w:r w:rsidR="008A25B1" w:rsidRPr="000847DF">
        <w:rPr>
          <w:rFonts w:ascii="Times New Roman" w:hAnsi="Times New Roman" w:cs="Times New Roman"/>
        </w:rPr>
        <w:t>Acrisols</w:t>
      </w:r>
      <w:proofErr w:type="spellEnd"/>
      <w:r w:rsidR="008A25B1" w:rsidRPr="000847DF">
        <w:rPr>
          <w:rFonts w:ascii="Times New Roman" w:hAnsi="Times New Roman" w:cs="Times New Roman"/>
        </w:rPr>
        <w:t xml:space="preserve"> and </w:t>
      </w:r>
      <w:proofErr w:type="spellStart"/>
      <w:r w:rsidR="008A25B1" w:rsidRPr="000847DF">
        <w:rPr>
          <w:rFonts w:ascii="Times New Roman" w:hAnsi="Times New Roman" w:cs="Times New Roman"/>
        </w:rPr>
        <w:t>kastanozems</w:t>
      </w:r>
      <w:proofErr w:type="spellEnd"/>
      <w:r w:rsidR="008A25B1" w:rsidRPr="000847DF">
        <w:rPr>
          <w:rFonts w:ascii="Times New Roman" w:hAnsi="Times New Roman" w:cs="Times New Roman"/>
        </w:rPr>
        <w:t xml:space="preserve"> respectively.  </w:t>
      </w:r>
      <w:r w:rsidR="0087287D" w:rsidRPr="000847DF">
        <w:rPr>
          <w:rFonts w:ascii="Times New Roman" w:hAnsi="Times New Roman" w:cs="Times New Roman"/>
        </w:rPr>
        <w:t xml:space="preserve">The most significant yield increase records were with </w:t>
      </w:r>
      <w:proofErr w:type="spellStart"/>
      <w:r w:rsidR="0087287D" w:rsidRPr="000847DF">
        <w:rPr>
          <w:rFonts w:ascii="Times New Roman" w:hAnsi="Times New Roman" w:cs="Times New Roman"/>
        </w:rPr>
        <w:t>Cambisols</w:t>
      </w:r>
      <w:proofErr w:type="spellEnd"/>
      <w:r w:rsidR="0087287D" w:rsidRPr="000847DF">
        <w:rPr>
          <w:rFonts w:ascii="Times New Roman" w:hAnsi="Times New Roman" w:cs="Times New Roman"/>
        </w:rPr>
        <w:t xml:space="preserve">, </w:t>
      </w:r>
      <w:proofErr w:type="spellStart"/>
      <w:r w:rsidR="0087287D" w:rsidRPr="000847DF">
        <w:rPr>
          <w:rFonts w:ascii="Times New Roman" w:hAnsi="Times New Roman" w:cs="Times New Roman"/>
        </w:rPr>
        <w:t>Luvisols</w:t>
      </w:r>
      <w:proofErr w:type="spellEnd"/>
      <w:r w:rsidR="0087287D" w:rsidRPr="000847DF">
        <w:rPr>
          <w:rFonts w:ascii="Times New Roman" w:hAnsi="Times New Roman" w:cs="Times New Roman"/>
        </w:rPr>
        <w:t xml:space="preserve"> and </w:t>
      </w:r>
      <w:proofErr w:type="spellStart"/>
      <w:r w:rsidR="0087287D" w:rsidRPr="000847DF">
        <w:rPr>
          <w:rFonts w:ascii="Times New Roman" w:hAnsi="Times New Roman" w:cs="Times New Roman"/>
        </w:rPr>
        <w:t>Vertisols</w:t>
      </w:r>
      <w:proofErr w:type="spellEnd"/>
      <w:r w:rsidR="0087287D" w:rsidRPr="000847DF">
        <w:rPr>
          <w:rFonts w:ascii="Times New Roman" w:hAnsi="Times New Roman" w:cs="Times New Roman"/>
        </w:rPr>
        <w:t xml:space="preserve"> under CC and with </w:t>
      </w:r>
      <w:proofErr w:type="spellStart"/>
      <w:r w:rsidR="0087287D" w:rsidRPr="000847DF">
        <w:rPr>
          <w:rFonts w:ascii="Times New Roman" w:hAnsi="Times New Roman" w:cs="Times New Roman"/>
        </w:rPr>
        <w:t>Alisols</w:t>
      </w:r>
      <w:proofErr w:type="spellEnd"/>
      <w:r w:rsidR="0087287D" w:rsidRPr="000847DF">
        <w:rPr>
          <w:rFonts w:ascii="Times New Roman" w:hAnsi="Times New Roman" w:cs="Times New Roman"/>
        </w:rPr>
        <w:t xml:space="preserve">, </w:t>
      </w:r>
      <w:proofErr w:type="spellStart"/>
      <w:r w:rsidR="0087287D" w:rsidRPr="000847DF">
        <w:rPr>
          <w:rFonts w:ascii="Times New Roman" w:hAnsi="Times New Roman" w:cs="Times New Roman"/>
        </w:rPr>
        <w:t>Fluvisols</w:t>
      </w:r>
      <w:proofErr w:type="spellEnd"/>
      <w:r w:rsidR="0087287D" w:rsidRPr="000847DF">
        <w:rPr>
          <w:rFonts w:ascii="Times New Roman" w:hAnsi="Times New Roman" w:cs="Times New Roman"/>
        </w:rPr>
        <w:t xml:space="preserve">, Phaeozems under NT. With </w:t>
      </w:r>
      <w:proofErr w:type="spellStart"/>
      <w:r w:rsidR="0087287D" w:rsidRPr="000847DF">
        <w:rPr>
          <w:rFonts w:ascii="Times New Roman" w:hAnsi="Times New Roman" w:cs="Times New Roman"/>
        </w:rPr>
        <w:t>Calcisols</w:t>
      </w:r>
      <w:proofErr w:type="spellEnd"/>
      <w:r w:rsidR="0087287D" w:rsidRPr="000847DF">
        <w:rPr>
          <w:rFonts w:ascii="Times New Roman" w:hAnsi="Times New Roman" w:cs="Times New Roman"/>
        </w:rPr>
        <w:t xml:space="preserve">, </w:t>
      </w:r>
      <w:proofErr w:type="spellStart"/>
      <w:r w:rsidR="0087287D" w:rsidRPr="000847DF">
        <w:rPr>
          <w:rFonts w:ascii="Times New Roman" w:hAnsi="Times New Roman" w:cs="Times New Roman"/>
        </w:rPr>
        <w:t>Gypsisols</w:t>
      </w:r>
      <w:proofErr w:type="spellEnd"/>
      <w:r w:rsidR="0087287D" w:rsidRPr="000847DF">
        <w:rPr>
          <w:rFonts w:ascii="Times New Roman" w:hAnsi="Times New Roman" w:cs="Times New Roman"/>
        </w:rPr>
        <w:t xml:space="preserve">, Histosols, </w:t>
      </w:r>
      <w:proofErr w:type="spellStart"/>
      <w:r w:rsidR="0087287D" w:rsidRPr="000847DF">
        <w:rPr>
          <w:rFonts w:ascii="Times New Roman" w:hAnsi="Times New Roman" w:cs="Times New Roman"/>
        </w:rPr>
        <w:t>Luvisols</w:t>
      </w:r>
      <w:proofErr w:type="spellEnd"/>
      <w:r w:rsidR="0087287D" w:rsidRPr="000847DF">
        <w:rPr>
          <w:rFonts w:ascii="Times New Roman" w:hAnsi="Times New Roman" w:cs="Times New Roman"/>
        </w:rPr>
        <w:t xml:space="preserve"> NT recorded a significant yield decrease. OF recorded a high yield increase with </w:t>
      </w:r>
      <w:proofErr w:type="spellStart"/>
      <w:r w:rsidR="0087287D" w:rsidRPr="000847DF">
        <w:rPr>
          <w:rFonts w:ascii="Times New Roman" w:hAnsi="Times New Roman" w:cs="Times New Roman"/>
        </w:rPr>
        <w:t>Ferranosols</w:t>
      </w:r>
      <w:proofErr w:type="spellEnd"/>
      <w:r w:rsidR="0087287D" w:rsidRPr="000847DF">
        <w:rPr>
          <w:rFonts w:ascii="Times New Roman" w:hAnsi="Times New Roman" w:cs="Times New Roman"/>
        </w:rPr>
        <w:t xml:space="preserve"> and Phaeozems, although not significant with the latter. </w:t>
      </w:r>
    </w:p>
    <w:p w14:paraId="2143C3AA" w14:textId="77777777" w:rsidR="00CA6E0B" w:rsidRPr="000847DF" w:rsidRDefault="00CA6E0B" w:rsidP="006A7A0E">
      <w:pPr>
        <w:pStyle w:val="NoSpacing"/>
        <w:jc w:val="both"/>
        <w:rPr>
          <w:rFonts w:ascii="Times New Roman" w:hAnsi="Times New Roman" w:cs="Times New Roman"/>
          <w:noProof/>
        </w:rPr>
      </w:pPr>
    </w:p>
    <w:p w14:paraId="477964B0" w14:textId="77777777" w:rsidR="00CA6E0B" w:rsidRPr="000847DF" w:rsidRDefault="00CA6E0B" w:rsidP="006A7A0E">
      <w:pPr>
        <w:pStyle w:val="NoSpacing"/>
        <w:jc w:val="both"/>
        <w:rPr>
          <w:rFonts w:ascii="Times New Roman" w:hAnsi="Times New Roman" w:cs="Times New Roman"/>
          <w:noProof/>
        </w:rPr>
      </w:pPr>
    </w:p>
    <w:p w14:paraId="059AC705" w14:textId="212163EA" w:rsidR="002F6F1E" w:rsidRPr="000847DF" w:rsidRDefault="002F6F1E" w:rsidP="002F6F1E">
      <w:pPr>
        <w:pStyle w:val="NoSpacing"/>
        <w:jc w:val="both"/>
        <w:rPr>
          <w:rFonts w:ascii="Times New Roman" w:hAnsi="Times New Roman" w:cs="Times New Roman"/>
        </w:rPr>
      </w:pPr>
    </w:p>
    <w:p w14:paraId="29ED2A86" w14:textId="77777777" w:rsidR="00873ECC" w:rsidRPr="000847DF" w:rsidRDefault="00873ECC" w:rsidP="0046173B">
      <w:pPr>
        <w:pStyle w:val="NoSpacing"/>
        <w:jc w:val="both"/>
        <w:rPr>
          <w:rFonts w:ascii="Times New Roman" w:hAnsi="Times New Roman" w:cs="Times New Roman"/>
        </w:rPr>
      </w:pPr>
    </w:p>
    <w:p w14:paraId="78DC6D08" w14:textId="2B59D76F" w:rsidR="00817DAD" w:rsidRPr="00817DAD" w:rsidRDefault="00817DAD" w:rsidP="00817DAD">
      <w:pPr>
        <w:pStyle w:val="NoSpacing"/>
        <w:jc w:val="both"/>
        <w:rPr>
          <w:rFonts w:ascii="Times New Roman" w:hAnsi="Times New Roman" w:cs="Times New Roman"/>
        </w:rPr>
      </w:pPr>
      <w:r w:rsidRPr="00817DAD">
        <w:rPr>
          <w:rFonts w:ascii="Times New Roman" w:hAnsi="Times New Roman" w:cs="Times New Roman"/>
          <w:noProof/>
        </w:rPr>
        <w:drawing>
          <wp:inline distT="0" distB="0" distL="0" distR="0" wp14:anchorId="2EC28E5E" wp14:editId="234DF13E">
            <wp:extent cx="5730875" cy="5152390"/>
            <wp:effectExtent l="0" t="0" r="3175" b="0"/>
            <wp:docPr id="182326382" name="Picture 4" descr="A chart of different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382" name="Picture 4" descr="A chart of different crop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5152390"/>
                    </a:xfrm>
                    <a:prstGeom prst="rect">
                      <a:avLst/>
                    </a:prstGeom>
                    <a:noFill/>
                    <a:ln>
                      <a:noFill/>
                    </a:ln>
                  </pic:spPr>
                </pic:pic>
              </a:graphicData>
            </a:graphic>
          </wp:inline>
        </w:drawing>
      </w:r>
    </w:p>
    <w:p w14:paraId="2811DADD" w14:textId="337791FA" w:rsidR="00B004D4" w:rsidRPr="000847DF" w:rsidRDefault="00B004D4" w:rsidP="0046173B">
      <w:pPr>
        <w:pStyle w:val="NoSpacing"/>
        <w:jc w:val="both"/>
        <w:rPr>
          <w:rFonts w:ascii="Times New Roman" w:hAnsi="Times New Roman" w:cs="Times New Roman"/>
        </w:rPr>
      </w:pPr>
    </w:p>
    <w:p w14:paraId="7BD2AB8D" w14:textId="5BFEF438" w:rsidR="00B35C58" w:rsidRPr="000847DF" w:rsidRDefault="00B35C58" w:rsidP="0046173B">
      <w:pPr>
        <w:pStyle w:val="NoSpacing"/>
        <w:jc w:val="both"/>
        <w:rPr>
          <w:rFonts w:ascii="Times New Roman" w:hAnsi="Times New Roman" w:cs="Times New Roman"/>
        </w:rPr>
      </w:pPr>
      <w:r w:rsidRPr="000847DF">
        <w:rPr>
          <w:rFonts w:ascii="Times New Roman" w:hAnsi="Times New Roman" w:cs="Times New Roman"/>
        </w:rPr>
        <w:t>Figure</w:t>
      </w:r>
      <w:r w:rsidR="00A76FA4" w:rsidRPr="000847DF">
        <w:rPr>
          <w:rFonts w:ascii="Times New Roman" w:hAnsi="Times New Roman" w:cs="Times New Roman"/>
        </w:rPr>
        <w:t xml:space="preserve"> 3</w:t>
      </w:r>
      <w:r w:rsidRPr="000847DF">
        <w:rPr>
          <w:rFonts w:ascii="Times New Roman" w:hAnsi="Times New Roman" w:cs="Times New Roman"/>
        </w:rPr>
        <w:t>: Distribution of effect size</w:t>
      </w:r>
      <w:r w:rsidR="00A76FA4" w:rsidRPr="000847DF">
        <w:rPr>
          <w:rFonts w:ascii="Times New Roman" w:hAnsi="Times New Roman" w:cs="Times New Roman"/>
        </w:rPr>
        <w:t xml:space="preserve"> across</w:t>
      </w:r>
      <w:r w:rsidRPr="000847DF">
        <w:rPr>
          <w:rFonts w:ascii="Times New Roman" w:hAnsi="Times New Roman" w:cs="Times New Roman"/>
        </w:rPr>
        <w:t xml:space="preserve"> crop groups </w:t>
      </w:r>
      <w:r w:rsidR="00B004D4" w:rsidRPr="000847DF">
        <w:rPr>
          <w:rFonts w:ascii="Times New Roman" w:hAnsi="Times New Roman" w:cs="Times New Roman"/>
        </w:rPr>
        <w:t xml:space="preserve">and climate variables </w:t>
      </w:r>
      <w:r w:rsidR="00A76FA4" w:rsidRPr="000847DF">
        <w:rPr>
          <w:rFonts w:ascii="Times New Roman" w:hAnsi="Times New Roman" w:cs="Times New Roman"/>
        </w:rPr>
        <w:t xml:space="preserve">for different regenerative agriculture practices. </w:t>
      </w:r>
      <w:r w:rsidR="00D42EEF" w:rsidRPr="000847DF">
        <w:rPr>
          <w:rFonts w:ascii="Times New Roman" w:hAnsi="Times New Roman" w:cs="Times New Roman"/>
        </w:rPr>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r w:rsidR="00F80BDB" w:rsidRPr="000847DF">
        <w:rPr>
          <w:rFonts w:ascii="Times New Roman" w:hAnsi="Times New Roman" w:cs="Times New Roman"/>
        </w:rPr>
        <w:t xml:space="preserve"> </w:t>
      </w:r>
      <w:proofErr w:type="spellStart"/>
      <w:r w:rsidR="00F80BDB" w:rsidRPr="000847DF">
        <w:rPr>
          <w:rFonts w:ascii="Times New Roman" w:hAnsi="Times New Roman" w:cs="Times New Roman"/>
        </w:rPr>
        <w:t>V_F_others</w:t>
      </w:r>
      <w:proofErr w:type="spellEnd"/>
      <w:r w:rsidR="00F80BDB" w:rsidRPr="000847DF">
        <w:rPr>
          <w:rFonts w:ascii="Times New Roman" w:hAnsi="Times New Roman" w:cs="Times New Roman"/>
        </w:rPr>
        <w:t>: Vegetable, fruits and others</w:t>
      </w:r>
      <w:r w:rsidR="00B004D4" w:rsidRPr="000847DF">
        <w:rPr>
          <w:rFonts w:ascii="Times New Roman" w:hAnsi="Times New Roman" w:cs="Times New Roman"/>
        </w:rPr>
        <w:t>, GDD</w:t>
      </w:r>
      <w:r w:rsidR="0055739A">
        <w:rPr>
          <w:rFonts w:ascii="Times New Roman" w:hAnsi="Times New Roman" w:cs="Times New Roman"/>
        </w:rPr>
        <w:t xml:space="preserve"> (x 1000) </w:t>
      </w:r>
      <w:r w:rsidR="00B004D4" w:rsidRPr="000847DF">
        <w:rPr>
          <w:rFonts w:ascii="Times New Roman" w:hAnsi="Times New Roman" w:cs="Times New Roman"/>
        </w:rPr>
        <w:t>: growing degree days.</w:t>
      </w:r>
    </w:p>
    <w:p w14:paraId="092537CE" w14:textId="3FBF406A" w:rsidR="003F787B" w:rsidRPr="000847DF" w:rsidRDefault="003F787B" w:rsidP="0046173B">
      <w:pPr>
        <w:pStyle w:val="NoSpacing"/>
        <w:jc w:val="both"/>
        <w:rPr>
          <w:rFonts w:ascii="Times New Roman" w:hAnsi="Times New Roman" w:cs="Times New Roman"/>
        </w:rPr>
      </w:pPr>
    </w:p>
    <w:p w14:paraId="204140B2" w14:textId="77777777" w:rsidR="003F787B" w:rsidRPr="000847DF" w:rsidRDefault="003F787B" w:rsidP="0046173B">
      <w:pPr>
        <w:pStyle w:val="NoSpacing"/>
        <w:jc w:val="both"/>
        <w:rPr>
          <w:rFonts w:ascii="Times New Roman" w:hAnsi="Times New Roman" w:cs="Times New Roman"/>
        </w:rPr>
      </w:pPr>
    </w:p>
    <w:p w14:paraId="36C5013C" w14:textId="1ABB82ED" w:rsidR="003F787B" w:rsidRPr="000847DF" w:rsidRDefault="003F787B" w:rsidP="003F787B">
      <w:pPr>
        <w:pStyle w:val="NoSpacing"/>
        <w:jc w:val="both"/>
        <w:rPr>
          <w:rFonts w:ascii="Times New Roman" w:hAnsi="Times New Roman" w:cs="Times New Roman"/>
          <w:noProof/>
        </w:rPr>
      </w:pPr>
    </w:p>
    <w:p w14:paraId="2A7581D6" w14:textId="69DE206F" w:rsidR="00604F54" w:rsidRPr="000847DF" w:rsidRDefault="00604F54" w:rsidP="00604F54">
      <w:pPr>
        <w:pStyle w:val="NoSpacing"/>
        <w:jc w:val="both"/>
        <w:rPr>
          <w:rFonts w:ascii="Times New Roman" w:hAnsi="Times New Roman" w:cs="Times New Roman"/>
          <w:noProof/>
        </w:rPr>
      </w:pPr>
    </w:p>
    <w:p w14:paraId="3ED5A5CB" w14:textId="4E8BAD46" w:rsidR="00C2295F" w:rsidRPr="000847DF" w:rsidRDefault="00C2295F" w:rsidP="00C2295F">
      <w:pPr>
        <w:pStyle w:val="NoSpacing"/>
        <w:jc w:val="both"/>
        <w:rPr>
          <w:rFonts w:ascii="Times New Roman" w:hAnsi="Times New Roman" w:cs="Times New Roman"/>
          <w:highlight w:val="lightGray"/>
        </w:rPr>
      </w:pPr>
    </w:p>
    <w:p w14:paraId="53996517" w14:textId="77777777" w:rsidR="00CC7F71" w:rsidRPr="000847DF" w:rsidRDefault="00CC7F71" w:rsidP="34435C17">
      <w:pPr>
        <w:pStyle w:val="NormalWeb"/>
        <w:jc w:val="both"/>
      </w:pPr>
    </w:p>
    <w:p w14:paraId="0425B8AA" w14:textId="737CE467" w:rsidR="00CC7F71" w:rsidRPr="000847DF" w:rsidRDefault="00CC7F71" w:rsidP="00CC7F71">
      <w:pPr>
        <w:pStyle w:val="NormalWeb"/>
        <w:jc w:val="both"/>
      </w:pPr>
      <w:r w:rsidRPr="000847DF">
        <w:rPr>
          <w:noProof/>
        </w:rPr>
        <w:lastRenderedPageBreak/>
        <w:drawing>
          <wp:inline distT="0" distB="0" distL="0" distR="0" wp14:anchorId="1BA0D55B" wp14:editId="5187C87D">
            <wp:extent cx="5730875" cy="5290185"/>
            <wp:effectExtent l="0" t="0" r="3175" b="5715"/>
            <wp:docPr id="1083829891" name="Picture 36" descr="A chart of different types of so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9891" name="Picture 36" descr="A chart of different types of soil&#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5290185"/>
                    </a:xfrm>
                    <a:prstGeom prst="rect">
                      <a:avLst/>
                    </a:prstGeom>
                    <a:noFill/>
                    <a:ln>
                      <a:noFill/>
                    </a:ln>
                  </pic:spPr>
                </pic:pic>
              </a:graphicData>
            </a:graphic>
          </wp:inline>
        </w:drawing>
      </w:r>
    </w:p>
    <w:p w14:paraId="38895EB2" w14:textId="4204B0C4" w:rsidR="003C31A6" w:rsidRPr="000847DF" w:rsidRDefault="003C31A6" w:rsidP="003C31A6">
      <w:pPr>
        <w:pStyle w:val="NoSpacing"/>
        <w:jc w:val="both"/>
        <w:rPr>
          <w:rFonts w:ascii="Times New Roman" w:hAnsi="Times New Roman" w:cs="Times New Roman"/>
        </w:rPr>
      </w:pPr>
      <w:r w:rsidRPr="000847DF">
        <w:rPr>
          <w:rFonts w:ascii="Times New Roman" w:hAnsi="Times New Roman" w:cs="Times New Roman"/>
        </w:rPr>
        <w:t xml:space="preserve">Figure </w:t>
      </w:r>
      <w:r w:rsidR="000847DF">
        <w:rPr>
          <w:rFonts w:ascii="Times New Roman" w:hAnsi="Times New Roman" w:cs="Times New Roman"/>
        </w:rPr>
        <w:t>4</w:t>
      </w:r>
      <w:r w:rsidRPr="000847DF">
        <w:rPr>
          <w:rFonts w:ascii="Times New Roman" w:hAnsi="Times New Roman" w:cs="Times New Roman"/>
        </w:rPr>
        <w:t xml:space="preserve">: Distribution of effect size across </w:t>
      </w:r>
      <w:r w:rsidR="00F53A5E" w:rsidRPr="000847DF">
        <w:rPr>
          <w:rFonts w:ascii="Times New Roman" w:hAnsi="Times New Roman" w:cs="Times New Roman"/>
        </w:rPr>
        <w:t>soil properties</w:t>
      </w:r>
      <w:r w:rsidRPr="000847DF">
        <w:rPr>
          <w:rFonts w:ascii="Times New Roman" w:hAnsi="Times New Roman" w:cs="Times New Roman"/>
        </w:rPr>
        <w:t xml:space="preserve"> for different regenerative agriculture practices. 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 </w:t>
      </w:r>
      <w:r w:rsidR="00F53A5E" w:rsidRPr="000847DF">
        <w:rPr>
          <w:rFonts w:ascii="Times New Roman" w:hAnsi="Times New Roman" w:cs="Times New Roman"/>
        </w:rPr>
        <w:t>P: Phosphorus, SOC: soil organic carbon, BD: bulk density.</w:t>
      </w:r>
      <w:r w:rsidRPr="000847DF">
        <w:rPr>
          <w:rFonts w:ascii="Times New Roman" w:hAnsi="Times New Roman" w:cs="Times New Roman"/>
        </w:rPr>
        <w:t xml:space="preserve"> </w:t>
      </w:r>
    </w:p>
    <w:p w14:paraId="72FFD220" w14:textId="77777777" w:rsidR="00CC7F71" w:rsidRPr="000847DF" w:rsidRDefault="00CC7F71" w:rsidP="34435C17">
      <w:pPr>
        <w:pStyle w:val="NormalWeb"/>
        <w:jc w:val="both"/>
      </w:pPr>
    </w:p>
    <w:p w14:paraId="4EECDCBB" w14:textId="77777777" w:rsidR="00CC7F71" w:rsidRPr="000847DF" w:rsidRDefault="00CC7F71" w:rsidP="34435C17">
      <w:pPr>
        <w:pStyle w:val="NormalWeb"/>
        <w:jc w:val="both"/>
      </w:pPr>
    </w:p>
    <w:p w14:paraId="07B577BF" w14:textId="77777777" w:rsidR="00CC7F71" w:rsidRPr="000847DF" w:rsidRDefault="00CC7F71" w:rsidP="34435C17">
      <w:pPr>
        <w:pStyle w:val="NormalWeb"/>
        <w:jc w:val="both"/>
      </w:pPr>
    </w:p>
    <w:p w14:paraId="68D5061D" w14:textId="77777777" w:rsidR="0009798A" w:rsidRPr="000847DF" w:rsidRDefault="003C31A6" w:rsidP="0009798A">
      <w:pPr>
        <w:pStyle w:val="NormalWeb"/>
        <w:jc w:val="both"/>
      </w:pPr>
      <w:r w:rsidRPr="000847DF">
        <w:rPr>
          <w:noProof/>
        </w:rPr>
        <w:lastRenderedPageBreak/>
        <w:drawing>
          <wp:inline distT="0" distB="0" distL="0" distR="0" wp14:anchorId="62D7A1CD" wp14:editId="4DC58EF3">
            <wp:extent cx="5730875" cy="4779010"/>
            <wp:effectExtent l="0" t="0" r="3175" b="2540"/>
            <wp:docPr id="307516499" name="Picture 38" descr="A diagram of a c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6499" name="Picture 38" descr="A diagram of a crop&#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4779010"/>
                    </a:xfrm>
                    <a:prstGeom prst="rect">
                      <a:avLst/>
                    </a:prstGeom>
                    <a:noFill/>
                    <a:ln>
                      <a:noFill/>
                    </a:ln>
                  </pic:spPr>
                </pic:pic>
              </a:graphicData>
            </a:graphic>
          </wp:inline>
        </w:drawing>
      </w:r>
    </w:p>
    <w:p w14:paraId="6ACCBA66" w14:textId="23339EF1" w:rsidR="00D22B8B" w:rsidRPr="000847DF" w:rsidRDefault="003C31A6" w:rsidP="34435C17">
      <w:pPr>
        <w:pStyle w:val="NormalWeb"/>
        <w:jc w:val="both"/>
      </w:pPr>
      <w:r w:rsidRPr="000847DF">
        <w:t xml:space="preserve">Figure </w:t>
      </w:r>
      <w:r w:rsidR="000847DF">
        <w:t>5</w:t>
      </w:r>
      <w:r w:rsidRPr="000847DF">
        <w:t xml:space="preserve">: Distribution of effect size across </w:t>
      </w:r>
      <w:r w:rsidR="00680BC4" w:rsidRPr="000847DF">
        <w:t>topographic</w:t>
      </w:r>
      <w:r w:rsidRPr="000847DF">
        <w:t xml:space="preserve"> variables for different regenerative agriculture practices. 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r w:rsidR="00892ACF" w:rsidRPr="000847DF">
        <w:t xml:space="preserve"> </w:t>
      </w:r>
      <w:proofErr w:type="spellStart"/>
      <w:r w:rsidR="004B1041" w:rsidRPr="000847DF">
        <w:t>Mtn_sumt</w:t>
      </w:r>
      <w:proofErr w:type="spellEnd"/>
      <w:r w:rsidR="004B1041" w:rsidRPr="000847DF">
        <w:t xml:space="preserve">: Mountain summit, </w:t>
      </w:r>
      <w:proofErr w:type="spellStart"/>
      <w:r w:rsidR="004B1041" w:rsidRPr="000847DF">
        <w:t>Cliff_sl</w:t>
      </w:r>
      <w:proofErr w:type="spellEnd"/>
      <w:r w:rsidR="004B1041" w:rsidRPr="000847DF">
        <w:t xml:space="preserve">: Cliff slope, </w:t>
      </w:r>
      <w:proofErr w:type="spellStart"/>
      <w:r w:rsidR="004B1041" w:rsidRPr="000847DF">
        <w:t>Lwhi_mtn</w:t>
      </w:r>
      <w:proofErr w:type="spellEnd"/>
      <w:r w:rsidR="004B1041" w:rsidRPr="000847DF">
        <w:t xml:space="preserve">: Lower/hilly mountain, </w:t>
      </w:r>
      <w:proofErr w:type="spellStart"/>
      <w:r w:rsidR="004B1041" w:rsidRPr="000847DF">
        <w:t>Shills_dcsl</w:t>
      </w:r>
      <w:proofErr w:type="spellEnd"/>
      <w:r w:rsidR="004B1041" w:rsidRPr="000847DF">
        <w:t xml:space="preserve">: Steep hills / dissected cliff slope, </w:t>
      </w:r>
      <w:proofErr w:type="spellStart"/>
      <w:r w:rsidR="004B1041" w:rsidRPr="000847DF">
        <w:t>Lhgsl_steep</w:t>
      </w:r>
      <w:proofErr w:type="spellEnd"/>
      <w:r w:rsidR="004B1041" w:rsidRPr="000847DF">
        <w:t xml:space="preserve">: Large highland slope steep, </w:t>
      </w:r>
      <w:proofErr w:type="spellStart"/>
      <w:r w:rsidR="004B1041" w:rsidRPr="000847DF">
        <w:t>Lhgsl_mod</w:t>
      </w:r>
      <w:proofErr w:type="spellEnd"/>
      <w:r w:rsidR="004B1041" w:rsidRPr="000847DF">
        <w:t xml:space="preserve">: Large highland slope moderate, </w:t>
      </w:r>
      <w:proofErr w:type="spellStart"/>
      <w:r w:rsidR="004B1041" w:rsidRPr="000847DF">
        <w:t>Mtn_vs</w:t>
      </w:r>
      <w:proofErr w:type="spellEnd"/>
      <w:r w:rsidR="004B1041" w:rsidRPr="000847DF">
        <w:t xml:space="preserve">: Mountain valley slope, </w:t>
      </w:r>
      <w:proofErr w:type="spellStart"/>
      <w:r w:rsidR="004B1041" w:rsidRPr="000847DF">
        <w:t>Mod_hills</w:t>
      </w:r>
      <w:proofErr w:type="spellEnd"/>
      <w:r w:rsidR="004B1041" w:rsidRPr="000847DF">
        <w:t>:</w:t>
      </w:r>
      <w:r w:rsidR="004B1041" w:rsidRPr="000847DF">
        <w:rPr>
          <w:sz w:val="2"/>
          <w:szCs w:val="2"/>
        </w:rPr>
        <w:t xml:space="preserve"> </w:t>
      </w:r>
      <w:r w:rsidR="004B1041" w:rsidRPr="000847DF">
        <w:t xml:space="preserve">Moderate hills, </w:t>
      </w:r>
      <w:proofErr w:type="spellStart"/>
      <w:r w:rsidR="004B1041" w:rsidRPr="000847DF">
        <w:t>Tfphi_dis:Terrace</w:t>
      </w:r>
      <w:proofErr w:type="spellEnd"/>
      <w:r w:rsidR="004B1041" w:rsidRPr="000847DF">
        <w:t xml:space="preserve">/fan/plateau (high, dissected), </w:t>
      </w:r>
      <w:proofErr w:type="spellStart"/>
      <w:r w:rsidR="004B1041" w:rsidRPr="000847DF">
        <w:t>Tfphi_surf</w:t>
      </w:r>
      <w:proofErr w:type="spellEnd"/>
      <w:r w:rsidR="004B1041" w:rsidRPr="000847DF">
        <w:t xml:space="preserve">: Terrace/fan/plateau (high, surface), </w:t>
      </w:r>
      <w:proofErr w:type="spellStart"/>
      <w:r w:rsidR="004B1041" w:rsidRPr="000847DF">
        <w:t>Val_sl</w:t>
      </w:r>
      <w:proofErr w:type="spellEnd"/>
      <w:r w:rsidR="004B1041" w:rsidRPr="000847DF">
        <w:t xml:space="preserve">: Valley slope, </w:t>
      </w:r>
      <w:proofErr w:type="spellStart"/>
      <w:r w:rsidR="004B1041" w:rsidRPr="000847DF">
        <w:t>Tfplw_dis</w:t>
      </w:r>
      <w:proofErr w:type="spellEnd"/>
      <w:r w:rsidR="004B1041" w:rsidRPr="000847DF">
        <w:t xml:space="preserve">: Terrace/fan/plateau (low, dissected), </w:t>
      </w:r>
      <w:proofErr w:type="spellStart"/>
      <w:r w:rsidR="004B1041" w:rsidRPr="000847DF">
        <w:t>Tfplw_surf</w:t>
      </w:r>
      <w:proofErr w:type="spellEnd"/>
      <w:r w:rsidR="004B1041" w:rsidRPr="000847DF">
        <w:t xml:space="preserve">: Terrace/fan/plateau (low, surface), </w:t>
      </w:r>
      <w:proofErr w:type="spellStart"/>
      <w:r w:rsidR="004B1041" w:rsidRPr="000847DF">
        <w:t>Hi_plain</w:t>
      </w:r>
      <w:proofErr w:type="spellEnd"/>
      <w:r w:rsidR="004B1041" w:rsidRPr="000847DF">
        <w:t xml:space="preserve">: High plain (Sinks &lt; 50%), </w:t>
      </w:r>
      <w:proofErr w:type="spellStart"/>
      <w:r w:rsidR="004B1041" w:rsidRPr="000847DF">
        <w:t>Lw_plain</w:t>
      </w:r>
      <w:proofErr w:type="spellEnd"/>
      <w:r w:rsidR="004B1041" w:rsidRPr="000847DF">
        <w:t>: Low plain (Sinks &lt; 50%).</w:t>
      </w:r>
    </w:p>
    <w:p w14:paraId="771DC209" w14:textId="7ED4783B" w:rsidR="006568D7" w:rsidRPr="000847DF" w:rsidRDefault="00E8181B" w:rsidP="00057258">
      <w:pPr>
        <w:pStyle w:val="ListParagraph"/>
        <w:widowControl w:val="0"/>
        <w:numPr>
          <w:ilvl w:val="1"/>
          <w:numId w:val="9"/>
        </w:numPr>
        <w:autoSpaceDE w:val="0"/>
        <w:autoSpaceDN w:val="0"/>
        <w:adjustRightInd w:val="0"/>
        <w:spacing w:after="0" w:line="240" w:lineRule="auto"/>
        <w:ind w:right="-43"/>
        <w:jc w:val="both"/>
        <w:rPr>
          <w:rFonts w:ascii="Times New Roman" w:hAnsi="Times New Roman" w:cs="Times New Roman"/>
          <w:b/>
          <w:bCs/>
        </w:rPr>
      </w:pPr>
      <w:r w:rsidRPr="000847DF">
        <w:rPr>
          <w:rFonts w:ascii="Times New Roman" w:hAnsi="Times New Roman" w:cs="Times New Roman"/>
          <w:b/>
          <w:bCs/>
        </w:rPr>
        <w:t xml:space="preserve">Effect size distribution across different no-tillage management practices </w:t>
      </w:r>
    </w:p>
    <w:p w14:paraId="54D7ABE1"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24492E07" w14:textId="605B1DE9" w:rsidR="00B97182" w:rsidRPr="000847DF" w:rsidRDefault="00B97182" w:rsidP="00B97182">
      <w:pPr>
        <w:widowControl w:val="0"/>
        <w:autoSpaceDE w:val="0"/>
        <w:autoSpaceDN w:val="0"/>
        <w:adjustRightInd w:val="0"/>
        <w:spacing w:after="0" w:line="240" w:lineRule="auto"/>
        <w:ind w:right="-43"/>
        <w:jc w:val="both"/>
        <w:rPr>
          <w:rFonts w:ascii="Times New Roman" w:hAnsi="Times New Roman" w:cs="Times New Roman"/>
        </w:rPr>
      </w:pPr>
      <w:r w:rsidRPr="000847DF">
        <w:rPr>
          <w:rFonts w:ascii="Times New Roman" w:hAnsi="Times New Roman" w:cs="Times New Roman"/>
        </w:rPr>
        <w:t xml:space="preserve">The effect of no-till (NT) on yield varied across climatic regions and management practices (Fig. </w:t>
      </w:r>
      <w:r w:rsidR="00B22FB2">
        <w:rPr>
          <w:rFonts w:ascii="Times New Roman" w:hAnsi="Times New Roman" w:cs="Times New Roman"/>
        </w:rPr>
        <w:t>6</w:t>
      </w:r>
      <w:r w:rsidRPr="000847DF">
        <w:rPr>
          <w:rFonts w:ascii="Times New Roman" w:hAnsi="Times New Roman" w:cs="Times New Roman"/>
        </w:rPr>
        <w:t xml:space="preserve">). Overall, NT implementation led to significant yield increases of 14.7% and 9.8% in arid and temperate regions, respectively, while yield declined in continental (–0.1%) and tropical (–8.7%) regions. The greatest positive impacts of NT were observed in arid zones, particularly under management regimes </w:t>
      </w:r>
      <w:r w:rsidRPr="000847DF">
        <w:rPr>
          <w:rFonts w:ascii="Times New Roman" w:hAnsi="Times New Roman" w:cs="Times New Roman"/>
        </w:rPr>
        <w:lastRenderedPageBreak/>
        <w:t xml:space="preserve">combining nitrogen input, soil cover, and weed control—with or without crop rotation—yielding increases up to 39%. Other effective combinations in arid regions included nitrogen input with soil cover and weed control (20%), nitrogen input with soil cover alone (1.2%), and nitrogen input with weed control (4.8%). In temperate regions, positive yield gains were noted with nitrogen input combined with soil cover, weed control, and rotation (2.6%), as well as soil cover with weed control (2.5%). The largest increases occurred under management including nitrogen input with soil cover and weed control (20%) as well as nitrogen input plus soil cover (8.3%). </w:t>
      </w:r>
    </w:p>
    <w:p w14:paraId="201F9A01" w14:textId="77777777" w:rsidR="00B97182" w:rsidRPr="000847DF" w:rsidRDefault="00B97182" w:rsidP="00B97182">
      <w:pPr>
        <w:widowControl w:val="0"/>
        <w:autoSpaceDE w:val="0"/>
        <w:autoSpaceDN w:val="0"/>
        <w:adjustRightInd w:val="0"/>
        <w:spacing w:after="0" w:line="240" w:lineRule="auto"/>
        <w:ind w:right="-43"/>
        <w:jc w:val="both"/>
        <w:rPr>
          <w:rFonts w:ascii="Times New Roman" w:hAnsi="Times New Roman" w:cs="Times New Roman"/>
        </w:rPr>
      </w:pPr>
    </w:p>
    <w:p w14:paraId="52FCACB3" w14:textId="5E4D1602" w:rsidR="00B97182" w:rsidRPr="000847DF" w:rsidRDefault="00E64CA5" w:rsidP="00B97182">
      <w:pPr>
        <w:widowControl w:val="0"/>
        <w:autoSpaceDE w:val="0"/>
        <w:autoSpaceDN w:val="0"/>
        <w:adjustRightInd w:val="0"/>
        <w:spacing w:after="0" w:line="240" w:lineRule="auto"/>
        <w:ind w:right="-43"/>
        <w:jc w:val="both"/>
        <w:rPr>
          <w:rFonts w:ascii="Times New Roman" w:hAnsi="Times New Roman" w:cs="Times New Roman"/>
        </w:rPr>
      </w:pPr>
      <w:r w:rsidRPr="000847DF">
        <w:rPr>
          <w:rFonts w:ascii="Times New Roman" w:hAnsi="Times New Roman" w:cs="Times New Roman"/>
        </w:rPr>
        <w:t xml:space="preserve">In continental regions, NT resulted in positive yield responses under select management combinations, with increases of 0.09% for nitrogen input with soil cover and weed control, and 6.1% for soil cover with weed control. The greatest gain, 20%, was observed when rotation was added to soil cover and weed control. </w:t>
      </w:r>
      <w:r w:rsidR="00B97182" w:rsidRPr="000847DF">
        <w:rPr>
          <w:rFonts w:ascii="Times New Roman" w:hAnsi="Times New Roman" w:cs="Times New Roman"/>
        </w:rPr>
        <w:t>Conversely, in tropical regions, most NT management strategies resulted in significant yield declines, except for the combination of nitrogen input, soil cover, and weed control, which produced a slight increase of 1.1%.</w:t>
      </w:r>
      <w:r w:rsidR="00C80293" w:rsidRPr="000847DF">
        <w:rPr>
          <w:rFonts w:ascii="Times New Roman" w:hAnsi="Times New Roman" w:cs="Times New Roman"/>
        </w:rPr>
        <w:t xml:space="preserve"> </w:t>
      </w:r>
    </w:p>
    <w:p w14:paraId="339C4895" w14:textId="77777777" w:rsidR="006B378D" w:rsidRPr="000847DF" w:rsidRDefault="006B378D" w:rsidP="00304443">
      <w:pPr>
        <w:widowControl w:val="0"/>
        <w:autoSpaceDE w:val="0"/>
        <w:autoSpaceDN w:val="0"/>
        <w:adjustRightInd w:val="0"/>
        <w:spacing w:after="0" w:line="240" w:lineRule="auto"/>
        <w:ind w:right="-43"/>
        <w:jc w:val="both"/>
        <w:rPr>
          <w:rFonts w:ascii="Times New Roman" w:eastAsia="Times New Roman" w:hAnsi="Times New Roman" w:cs="Times New Roman"/>
          <w:color w:val="000000"/>
          <w:kern w:val="0"/>
          <w14:ligatures w14:val="none"/>
        </w:rPr>
      </w:pPr>
    </w:p>
    <w:p w14:paraId="2C0BE0DF" w14:textId="77777777" w:rsidR="00ED246E" w:rsidRPr="000847DF"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4E9F80B8" w14:textId="77777777" w:rsidR="00ED246E" w:rsidRPr="000847DF"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12DEF78D"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5DE0EF6"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BDA91F9"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1D5C540"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2C4FADE"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23B60D5"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6AD802A"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A2ED071" w14:textId="79811A51" w:rsidR="00304443" w:rsidRPr="000847DF" w:rsidRDefault="00326722" w:rsidP="00304443">
      <w:pPr>
        <w:widowControl w:val="0"/>
        <w:autoSpaceDE w:val="0"/>
        <w:autoSpaceDN w:val="0"/>
        <w:adjustRightInd w:val="0"/>
        <w:spacing w:after="0" w:line="240" w:lineRule="auto"/>
        <w:ind w:right="-43"/>
        <w:jc w:val="both"/>
        <w:rPr>
          <w:rFonts w:ascii="Times New Roman" w:hAnsi="Times New Roman" w:cs="Times New Roman"/>
          <w:b/>
          <w:bCs/>
        </w:rPr>
      </w:pPr>
      <w:r w:rsidRPr="000847DF">
        <w:rPr>
          <w:rFonts w:ascii="Times New Roman" w:hAnsi="Times New Roman" w:cs="Times New Roman"/>
          <w:b/>
          <w:bCs/>
          <w:noProof/>
        </w:rPr>
        <w:lastRenderedPageBreak/>
        <w:drawing>
          <wp:inline distT="0" distB="0" distL="0" distR="0" wp14:anchorId="68DB91F4" wp14:editId="6673D950">
            <wp:extent cx="5570556" cy="5229225"/>
            <wp:effectExtent l="0" t="0" r="0" b="0"/>
            <wp:docPr id="2089478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181" cy="5242015"/>
                    </a:xfrm>
                    <a:prstGeom prst="rect">
                      <a:avLst/>
                    </a:prstGeom>
                    <a:noFill/>
                    <a:ln>
                      <a:noFill/>
                    </a:ln>
                  </pic:spPr>
                </pic:pic>
              </a:graphicData>
            </a:graphic>
          </wp:inline>
        </w:drawing>
      </w:r>
    </w:p>
    <w:p w14:paraId="2BE9B517" w14:textId="13BA7027" w:rsidR="00CD70E3" w:rsidRPr="000847DF" w:rsidRDefault="00876925" w:rsidP="003D5E6B">
      <w:pPr>
        <w:pStyle w:val="Heading1"/>
      </w:pPr>
      <w:r w:rsidRPr="000847DF">
        <w:t xml:space="preserve">Figure </w:t>
      </w:r>
      <w:r w:rsidR="000847DF">
        <w:t>6</w:t>
      </w:r>
      <w:r w:rsidRPr="000847DF">
        <w:t>: Distribution of effect size across different no-tillage management practices</w:t>
      </w:r>
      <w:r w:rsidR="00944098" w:rsidRPr="000847DF">
        <w:t>. N: nitrogen.</w:t>
      </w:r>
      <w:r w:rsidR="00445B4E" w:rsidRPr="000847DF">
        <w:t xml:space="preserve"> In</w:t>
      </w:r>
      <w:r w:rsidR="007661FE" w:rsidRPr="000847DF">
        <w:t xml:space="preserve"> </w:t>
      </w:r>
      <w:r w:rsidR="00445B4E" w:rsidRPr="000847DF">
        <w:t xml:space="preserve">bracket are the number of observations per management. </w:t>
      </w:r>
    </w:p>
    <w:p w14:paraId="1626F70D" w14:textId="77777777" w:rsidR="00B22FB2" w:rsidRDefault="00A76FA4" w:rsidP="00B22FB2">
      <w:pPr>
        <w:pStyle w:val="ListParagraph"/>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0847DF">
        <w:rPr>
          <w:rFonts w:ascii="Times New Roman" w:hAnsi="Times New Roman" w:cs="Times New Roman"/>
          <w:b/>
          <w:bCs/>
        </w:rPr>
        <w:t>Publication bias and sensitivity analysis</w:t>
      </w:r>
      <w:r w:rsidR="00CA5441" w:rsidRPr="000847DF">
        <w:rPr>
          <w:rFonts w:ascii="Times New Roman" w:hAnsi="Times New Roman" w:cs="Times New Roman"/>
          <w:b/>
          <w:bCs/>
        </w:rPr>
        <w:t xml:space="preserve"> </w:t>
      </w:r>
    </w:p>
    <w:p w14:paraId="1F87853B" w14:textId="77777777" w:rsidR="00B22FB2" w:rsidRDefault="00B22FB2" w:rsidP="00B22FB2">
      <w:pPr>
        <w:widowControl w:val="0"/>
        <w:autoSpaceDE w:val="0"/>
        <w:autoSpaceDN w:val="0"/>
        <w:adjustRightInd w:val="0"/>
        <w:spacing w:after="0" w:line="240" w:lineRule="auto"/>
        <w:ind w:right="-43"/>
        <w:jc w:val="both"/>
        <w:rPr>
          <w:rFonts w:ascii="Times New Roman" w:hAnsi="Times New Roman" w:cs="Times New Roman"/>
        </w:rPr>
      </w:pPr>
    </w:p>
    <w:p w14:paraId="3144C6B8" w14:textId="77777777" w:rsidR="00B22FB2" w:rsidRDefault="00B22FB2" w:rsidP="00B22FB2">
      <w:pPr>
        <w:widowControl w:val="0"/>
        <w:autoSpaceDE w:val="0"/>
        <w:autoSpaceDN w:val="0"/>
        <w:adjustRightInd w:val="0"/>
        <w:spacing w:after="0" w:line="240" w:lineRule="auto"/>
        <w:ind w:right="-43"/>
        <w:jc w:val="both"/>
        <w:rPr>
          <w:rFonts w:ascii="Times New Roman" w:hAnsi="Times New Roman" w:cs="Times New Roman"/>
        </w:rPr>
      </w:pPr>
    </w:p>
    <w:p w14:paraId="13230CA4" w14:textId="1301FF8F" w:rsidR="00C80293" w:rsidRPr="00B22FB2" w:rsidRDefault="00C80293" w:rsidP="00B22FB2">
      <w:pPr>
        <w:widowControl w:val="0"/>
        <w:autoSpaceDE w:val="0"/>
        <w:autoSpaceDN w:val="0"/>
        <w:adjustRightInd w:val="0"/>
        <w:spacing w:after="0" w:line="240" w:lineRule="auto"/>
        <w:ind w:left="-567" w:right="-43"/>
        <w:jc w:val="both"/>
        <w:rPr>
          <w:rFonts w:ascii="Times New Roman" w:hAnsi="Times New Roman" w:cs="Times New Roman"/>
        </w:rPr>
      </w:pPr>
      <w:r w:rsidRPr="00B22FB2">
        <w:rPr>
          <w:rFonts w:ascii="Times New Roman" w:hAnsi="Times New Roman" w:cs="Times New Roman"/>
        </w:rPr>
        <w:t>The density distribution plot and the histogram show</w:t>
      </w:r>
      <w:del w:id="43" w:author="Kummu Matti" w:date="2025-09-25T08:33:00Z" w16du:dateUtc="2025-09-25T05:33:00Z">
        <w:r w:rsidRPr="00B22FB2" w:rsidDel="006C5044">
          <w:rPr>
            <w:rFonts w:ascii="Times New Roman" w:hAnsi="Times New Roman" w:cs="Times New Roman"/>
          </w:rPr>
          <w:delText>ed</w:delText>
        </w:r>
      </w:del>
      <w:r w:rsidRPr="00B22FB2">
        <w:rPr>
          <w:rFonts w:ascii="Times New Roman" w:hAnsi="Times New Roman" w:cs="Times New Roman"/>
        </w:rPr>
        <w:t xml:space="preserve"> that the observations related to the different SCPS were close to the normal distribution (Fig. 6</w:t>
      </w:r>
      <w:proofErr w:type="gramStart"/>
      <w:r w:rsidRPr="00B22FB2">
        <w:rPr>
          <w:rFonts w:ascii="Times New Roman" w:hAnsi="Times New Roman" w:cs="Times New Roman"/>
        </w:rPr>
        <w:t>a,b</w:t>
      </w:r>
      <w:proofErr w:type="gramEnd"/>
      <w:r w:rsidRPr="00B22FB2">
        <w:rPr>
          <w:rFonts w:ascii="Times New Roman" w:hAnsi="Times New Roman" w:cs="Times New Roman"/>
        </w:rPr>
        <w:t xml:space="preserve">), suggesting that the meta-analysis was not subject to publication bias. Although a small number of studies produced estimates fell outside the 95% confidence interval when removed, the results of the Jackknife sensitivity indicated that the exclusion of individual studies did not substantially alter the pooled effect, as most of the resulting estimates </w:t>
      </w:r>
      <w:r w:rsidR="005D45B4" w:rsidRPr="00B22FB2">
        <w:rPr>
          <w:rFonts w:ascii="Times New Roman" w:hAnsi="Times New Roman" w:cs="Times New Roman"/>
        </w:rPr>
        <w:t>remained</w:t>
      </w:r>
      <w:r w:rsidRPr="00B22FB2">
        <w:rPr>
          <w:rFonts w:ascii="Times New Roman" w:hAnsi="Times New Roman" w:cs="Times New Roman"/>
        </w:rPr>
        <w:t xml:space="preserve"> within the original 95% confidence interval (Fig. 6c). </w:t>
      </w:r>
    </w:p>
    <w:p w14:paraId="4970B055" w14:textId="0D0C27D5" w:rsidR="00654DAC" w:rsidRPr="000847DF" w:rsidRDefault="00654DAC" w:rsidP="00654DAC">
      <w:pPr>
        <w:pStyle w:val="Heading1"/>
        <w:rPr>
          <w:b/>
          <w:bCs/>
        </w:rPr>
      </w:pPr>
      <w:r w:rsidRPr="000847DF">
        <w:rPr>
          <w:b/>
          <w:bCs/>
          <w:noProof/>
        </w:rPr>
        <w:lastRenderedPageBreak/>
        <w:drawing>
          <wp:inline distT="0" distB="0" distL="0" distR="0" wp14:anchorId="64E89388" wp14:editId="26D92914">
            <wp:extent cx="4241096" cy="7200000"/>
            <wp:effectExtent l="0" t="0" r="7620" b="1270"/>
            <wp:docPr id="1122028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096" cy="7200000"/>
                    </a:xfrm>
                    <a:prstGeom prst="rect">
                      <a:avLst/>
                    </a:prstGeom>
                    <a:noFill/>
                    <a:ln>
                      <a:noFill/>
                    </a:ln>
                  </pic:spPr>
                </pic:pic>
              </a:graphicData>
            </a:graphic>
          </wp:inline>
        </w:drawing>
      </w:r>
    </w:p>
    <w:p w14:paraId="69609786" w14:textId="67674EA4" w:rsidR="00361C3A" w:rsidRPr="000847DF" w:rsidRDefault="00FB6518" w:rsidP="003D5E6B">
      <w:pPr>
        <w:pStyle w:val="Heading1"/>
      </w:pPr>
      <w:r w:rsidRPr="000847DF">
        <w:rPr>
          <w:b/>
          <w:bCs/>
        </w:rPr>
        <w:t xml:space="preserve">Figure </w:t>
      </w:r>
      <w:r w:rsidR="000847DF">
        <w:rPr>
          <w:b/>
          <w:bCs/>
        </w:rPr>
        <w:t>7</w:t>
      </w:r>
      <w:r w:rsidRPr="000847DF">
        <w:rPr>
          <w:b/>
          <w:bCs/>
        </w:rPr>
        <w:t xml:space="preserve">: </w:t>
      </w:r>
      <w:r w:rsidRPr="000847DF">
        <w:t>The (</w:t>
      </w:r>
      <w:r w:rsidR="00780E4B" w:rsidRPr="000847DF">
        <w:t>a</w:t>
      </w:r>
      <w:r w:rsidRPr="000847DF">
        <w:t>) density plot (</w:t>
      </w:r>
      <w:r w:rsidR="00780E4B" w:rsidRPr="000847DF">
        <w:t>b</w:t>
      </w:r>
      <w:r w:rsidRPr="000847DF">
        <w:t>) the sensitivity analysis for each regenerative agriculture practice. The lower and higher 95% confidence intervals are provided as dashed red lines.</w:t>
      </w:r>
      <w:r w:rsidR="00DE57D7" w:rsidRPr="000847DF">
        <w:t xml:space="preserve"> AF: Agroforestry, CC: cover crop, NT: no-tillage, </w:t>
      </w:r>
      <w:r w:rsidR="009273CC" w:rsidRPr="000847DF">
        <w:t>O</w:t>
      </w:r>
      <w:r w:rsidR="00DE57D7" w:rsidRPr="000847DF">
        <w:t>F: organic farming</w:t>
      </w:r>
      <w:r w:rsidR="00780E4B" w:rsidRPr="000847DF">
        <w:t>.</w:t>
      </w:r>
      <w:r w:rsidR="00956C16" w:rsidRPr="000847DF">
        <w:t xml:space="preserve"> </w:t>
      </w:r>
    </w:p>
    <w:p w14:paraId="2E20D218" w14:textId="77777777" w:rsidR="00C80293" w:rsidRPr="000847DF" w:rsidRDefault="00C80293" w:rsidP="003D5E6B">
      <w:pPr>
        <w:pStyle w:val="Heading1"/>
      </w:pPr>
    </w:p>
    <w:p w14:paraId="018BCEFD" w14:textId="77777777" w:rsidR="00C80293" w:rsidRPr="000847DF" w:rsidRDefault="00C80293" w:rsidP="003D5E6B">
      <w:pPr>
        <w:pStyle w:val="Heading1"/>
      </w:pPr>
    </w:p>
    <w:p w14:paraId="61A5A4C3" w14:textId="28317173" w:rsidR="00361C3A" w:rsidRPr="000847DF" w:rsidRDefault="00361C3A">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Discussion</w:t>
      </w:r>
    </w:p>
    <w:p w14:paraId="1D9CB75A" w14:textId="5474C0EF" w:rsidR="00C80293" w:rsidRPr="000847DF" w:rsidRDefault="00980C58" w:rsidP="00C80293">
      <w:pPr>
        <w:spacing w:after="0" w:line="240" w:lineRule="auto"/>
        <w:jc w:val="both"/>
        <w:rPr>
          <w:rFonts w:ascii="Times New Roman" w:hAnsi="Times New Roman" w:cs="Times New Roman"/>
        </w:rPr>
      </w:pPr>
      <w:r w:rsidRPr="000847DF">
        <w:rPr>
          <w:rFonts w:ascii="Times New Roman" w:hAnsi="Times New Roman" w:cs="Times New Roman"/>
        </w:rPr>
        <w:t xml:space="preserve">The large-scale implementation of conservation and soil </w:t>
      </w:r>
      <w:r w:rsidR="00AA7EF9" w:rsidRPr="000847DF">
        <w:rPr>
          <w:rFonts w:ascii="Times New Roman" w:hAnsi="Times New Roman" w:cs="Times New Roman"/>
        </w:rPr>
        <w:t>conservation</w:t>
      </w:r>
      <w:r w:rsidRPr="000847DF">
        <w:rPr>
          <w:rFonts w:ascii="Times New Roman" w:hAnsi="Times New Roman" w:cs="Times New Roman"/>
        </w:rPr>
        <w:t xml:space="preserve"> practices (</w:t>
      </w:r>
      <w:r w:rsidR="00AA7EF9" w:rsidRPr="000847DF">
        <w:rPr>
          <w:rFonts w:ascii="Times New Roman" w:hAnsi="Times New Roman" w:cs="Times New Roman"/>
        </w:rPr>
        <w:t>SC</w:t>
      </w:r>
      <w:r w:rsidRPr="000847DF">
        <w:rPr>
          <w:rFonts w:ascii="Times New Roman" w:hAnsi="Times New Roman" w:cs="Times New Roman"/>
        </w:rPr>
        <w:t xml:space="preserve">Ps) necessitates a comprehensive understanding of the underlying processes and mechanisms influencing crop yield across diverse environmental contexts. While </w:t>
      </w:r>
      <w:del w:id="44" w:author="Kummu Matti" w:date="2025-09-25T08:42:00Z" w16du:dateUtc="2025-09-25T05:42:00Z">
        <w:r w:rsidRPr="000847DF" w:rsidDel="00DD2182">
          <w:rPr>
            <w:rFonts w:ascii="Times New Roman" w:hAnsi="Times New Roman" w:cs="Times New Roman"/>
          </w:rPr>
          <w:delText xml:space="preserve">previous </w:delText>
        </w:r>
      </w:del>
      <w:ins w:id="45" w:author="Kummu Matti" w:date="2025-09-25T08:42:00Z" w16du:dateUtc="2025-09-25T05:42:00Z">
        <w:r w:rsidR="00DD2182">
          <w:rPr>
            <w:rFonts w:ascii="Times New Roman" w:hAnsi="Times New Roman" w:cs="Times New Roman"/>
          </w:rPr>
          <w:t>existing</w:t>
        </w:r>
        <w:r w:rsidR="00DD2182" w:rsidRPr="000847DF">
          <w:rPr>
            <w:rFonts w:ascii="Times New Roman" w:hAnsi="Times New Roman" w:cs="Times New Roman"/>
          </w:rPr>
          <w:t xml:space="preserve"> </w:t>
        </w:r>
      </w:ins>
      <w:r w:rsidRPr="000847DF">
        <w:rPr>
          <w:rFonts w:ascii="Times New Roman" w:hAnsi="Times New Roman" w:cs="Times New Roman"/>
        </w:rPr>
        <w:t xml:space="preserve">studies have documented variable outcomes—including yield increases, decreases, or no significant change—many have not adequately explored the fundamental biophysical and management factors driving these yield responses </w:t>
      </w:r>
      <w:r w:rsidR="00C80293" w:rsidRPr="000847DF">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8D1002" w:rsidRPr="000847DF">
        <w:rPr>
          <w:rFonts w:ascii="Times New Roman" w:hAnsi="Times New Roman" w:cs="Times New Roman"/>
        </w:rPr>
        <w:instrText xml:space="preserve"> ADDIN EN.CITE </w:instrText>
      </w:r>
      <w:r w:rsidR="008D1002" w:rsidRPr="000847DF">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8D1002" w:rsidRPr="000847DF">
        <w:rPr>
          <w:rFonts w:ascii="Times New Roman" w:hAnsi="Times New Roman" w:cs="Times New Roman"/>
        </w:rPr>
        <w:instrText xml:space="preserve"> ADDIN EN.CITE.DATA </w:instrText>
      </w:r>
      <w:r w:rsidR="008D1002" w:rsidRPr="000847DF">
        <w:rPr>
          <w:rFonts w:ascii="Times New Roman" w:hAnsi="Times New Roman" w:cs="Times New Roman"/>
        </w:rPr>
      </w:r>
      <w:r w:rsidR="008D1002" w:rsidRPr="000847DF">
        <w:rPr>
          <w:rFonts w:ascii="Times New Roman" w:hAnsi="Times New Roman" w:cs="Times New Roman"/>
        </w:rPr>
        <w:fldChar w:fldCharType="end"/>
      </w:r>
      <w:r w:rsidR="00C80293" w:rsidRPr="000847DF">
        <w:rPr>
          <w:rFonts w:ascii="Times New Roman" w:hAnsi="Times New Roman" w:cs="Times New Roman"/>
        </w:rPr>
      </w:r>
      <w:r w:rsidR="00C80293" w:rsidRPr="000847DF">
        <w:rPr>
          <w:rFonts w:ascii="Times New Roman" w:hAnsi="Times New Roman" w:cs="Times New Roman"/>
        </w:rPr>
        <w:fldChar w:fldCharType="separate"/>
      </w:r>
      <w:r w:rsidR="008D1002" w:rsidRPr="000847DF">
        <w:rPr>
          <w:rFonts w:ascii="Times New Roman" w:hAnsi="Times New Roman" w:cs="Times New Roman"/>
          <w:noProof/>
          <w:vertAlign w:val="superscript"/>
        </w:rPr>
        <w:t>11,13,14</w:t>
      </w:r>
      <w:r w:rsidR="00C80293" w:rsidRPr="000847DF">
        <w:rPr>
          <w:rFonts w:ascii="Times New Roman" w:hAnsi="Times New Roman" w:cs="Times New Roman"/>
        </w:rPr>
        <w:fldChar w:fldCharType="end"/>
      </w:r>
      <w:r w:rsidR="00C80293" w:rsidRPr="000847DF">
        <w:rPr>
          <w:rFonts w:ascii="Times New Roman" w:hAnsi="Times New Roman" w:cs="Times New Roman"/>
        </w:rPr>
        <w:t xml:space="preserve">. However, such knowledge is crucial for context-specific implementation of such practices. This study provides a comprehensive assessment of the </w:t>
      </w:r>
      <w:r w:rsidRPr="000847DF">
        <w:rPr>
          <w:rFonts w:ascii="Times New Roman" w:hAnsi="Times New Roman" w:cs="Times New Roman"/>
        </w:rPr>
        <w:t>impact</w:t>
      </w:r>
      <w:r w:rsidR="00C80293" w:rsidRPr="000847DF">
        <w:rPr>
          <w:rFonts w:ascii="Times New Roman" w:hAnsi="Times New Roman" w:cs="Times New Roman"/>
        </w:rPr>
        <w:t xml:space="preserve">s of different soil conservation practices on crop yield, considering a broad range of crop groups, climate regimes, soil properties, and </w:t>
      </w:r>
      <w:r w:rsidR="00D405EE" w:rsidRPr="000847DF">
        <w:rPr>
          <w:rFonts w:ascii="Times New Roman" w:hAnsi="Times New Roman" w:cs="Times New Roman"/>
          <w:color w:val="000000" w:themeColor="text1"/>
        </w:rPr>
        <w:t>topographic</w:t>
      </w:r>
      <w:r w:rsidR="00C80293" w:rsidRPr="000847DF">
        <w:rPr>
          <w:rFonts w:ascii="Times New Roman" w:hAnsi="Times New Roman" w:cs="Times New Roman"/>
        </w:rPr>
        <w:t xml:space="preserve"> characteristics. The overall finding that SCPs </w:t>
      </w:r>
      <w:commentRangeStart w:id="46"/>
      <w:r w:rsidR="00C80293" w:rsidRPr="000847DF">
        <w:rPr>
          <w:rFonts w:ascii="Times New Roman" w:hAnsi="Times New Roman" w:cs="Times New Roman"/>
        </w:rPr>
        <w:t xml:space="preserve">associated with regenerative agriculture </w:t>
      </w:r>
      <w:r w:rsidRPr="000847DF">
        <w:rPr>
          <w:rFonts w:ascii="Times New Roman" w:hAnsi="Times New Roman" w:cs="Times New Roman"/>
        </w:rPr>
        <w:t xml:space="preserve">led to small </w:t>
      </w:r>
      <w:r w:rsidR="00C80293" w:rsidRPr="000847DF">
        <w:rPr>
          <w:rFonts w:ascii="Times New Roman" w:hAnsi="Times New Roman" w:cs="Times New Roman"/>
        </w:rPr>
        <w:t>but significant increases in crop yield, with a pooled average increase of 0.7%,</w:t>
      </w:r>
      <w:commentRangeEnd w:id="46"/>
      <w:r w:rsidR="001341DB">
        <w:rPr>
          <w:rStyle w:val="CommentReference"/>
        </w:rPr>
        <w:commentReference w:id="46"/>
      </w:r>
      <w:r w:rsidR="00C80293" w:rsidRPr="000847DF">
        <w:rPr>
          <w:rFonts w:ascii="Times New Roman" w:hAnsi="Times New Roman" w:cs="Times New Roman"/>
        </w:rPr>
        <w:t xml:space="preserve"> supports growing evidence that sustainable intensification is achievable through </w:t>
      </w:r>
      <w:r w:rsidR="00AA7EF9" w:rsidRPr="000847DF">
        <w:rPr>
          <w:rFonts w:ascii="Times New Roman" w:hAnsi="Times New Roman" w:cs="Times New Roman"/>
        </w:rPr>
        <w:t>SCPs.</w:t>
      </w:r>
      <w:r w:rsidR="00C80293" w:rsidRPr="000847DF">
        <w:rPr>
          <w:rFonts w:ascii="Times New Roman" w:hAnsi="Times New Roman" w:cs="Times New Roman"/>
        </w:rPr>
        <w:t xml:space="preserve"> However, the magnitude and direction of yield responses varied considerably depending on the specific practice, crop type, and environmental context created by the interplay of climate regimes, soil properties, and </w:t>
      </w:r>
      <w:r w:rsidR="00012253" w:rsidRPr="000847DF">
        <w:rPr>
          <w:rFonts w:ascii="Times New Roman" w:hAnsi="Times New Roman" w:cs="Times New Roman"/>
          <w:color w:val="000000" w:themeColor="text1"/>
        </w:rPr>
        <w:t>topographic</w:t>
      </w:r>
      <w:r w:rsidR="00C80293" w:rsidRPr="000847DF">
        <w:rPr>
          <w:rFonts w:ascii="Times New Roman" w:hAnsi="Times New Roman" w:cs="Times New Roman"/>
        </w:rPr>
        <w:t xml:space="preserve"> characteristics.  </w:t>
      </w:r>
    </w:p>
    <w:p w14:paraId="2032BB5C" w14:textId="77777777" w:rsidR="00C80293" w:rsidRPr="000847DF" w:rsidRDefault="00C80293" w:rsidP="00C80293">
      <w:pPr>
        <w:spacing w:after="0" w:line="240" w:lineRule="auto"/>
        <w:jc w:val="both"/>
        <w:rPr>
          <w:rFonts w:ascii="Times New Roman" w:hAnsi="Times New Roman" w:cs="Times New Roman"/>
        </w:rPr>
      </w:pPr>
    </w:p>
    <w:p w14:paraId="2339C6CE" w14:textId="59D390DC"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practices</w:t>
      </w:r>
    </w:p>
    <w:p w14:paraId="6B9469FE" w14:textId="2E71FE50" w:rsidR="00A850E4" w:rsidRPr="000847DF" w:rsidRDefault="00C80293" w:rsidP="00F13F16">
      <w:pPr>
        <w:jc w:val="both"/>
        <w:rPr>
          <w:rFonts w:ascii="Times New Roman" w:hAnsi="Times New Roman" w:cs="Times New Roman"/>
        </w:rPr>
      </w:pPr>
      <w:r w:rsidRPr="000847DF">
        <w:rPr>
          <w:rFonts w:ascii="Times New Roman" w:hAnsi="Times New Roman" w:cs="Times New Roman"/>
        </w:rPr>
        <w:t xml:space="preserve">Among the practices evaluated, agroforestry (AF) and cover cropping (CC) demonstrated the most consistent positive impacts on yield, with mean increases of </w:t>
      </w:r>
      <w:commentRangeStart w:id="47"/>
      <w:r w:rsidRPr="000847DF">
        <w:rPr>
          <w:rFonts w:ascii="Times New Roman" w:hAnsi="Times New Roman" w:cs="Times New Roman"/>
        </w:rPr>
        <w:t>12% and 7.5%</w:t>
      </w:r>
      <w:commentRangeEnd w:id="47"/>
      <w:r w:rsidR="00E14F43">
        <w:rPr>
          <w:rStyle w:val="CommentReference"/>
        </w:rPr>
        <w:commentReference w:id="47"/>
      </w:r>
      <w:r w:rsidRPr="000847DF">
        <w:rPr>
          <w:rFonts w:ascii="Times New Roman" w:hAnsi="Times New Roman" w:cs="Times New Roman"/>
        </w:rPr>
        <w:t xml:space="preserve">, respectively. </w:t>
      </w:r>
      <w:r w:rsidR="001A5974" w:rsidRPr="000847DF">
        <w:rPr>
          <w:rFonts w:ascii="Times New Roman" w:hAnsi="Times New Roman" w:cs="Times New Roman"/>
        </w:rPr>
        <w:t>While these findings align with previous research highlighting the beneficial effects of diversified cropping systems, the magnitude of the effect differs</w:t>
      </w:r>
      <w:r w:rsidR="00E145C3" w:rsidRPr="000847DF">
        <w:rPr>
          <w:rFonts w:ascii="Times New Roman" w:hAnsi="Times New Roman" w:cs="Times New Roman"/>
        </w:rPr>
        <w:t xml:space="preserve"> across studies</w:t>
      </w:r>
      <w:r w:rsidR="00E53DF1" w:rsidRPr="000847DF">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MSwyMSw3Nzwvc3R5bGU+PC9EaXNwbGF5VGV4dD48cmVjb3JkPjxyZWMtbnVtYmVyPjMzOTwvcmVj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MSwyMSw3Nzwvc3R5bGU+PC9EaXNwbGF5VGV4dD48cmVjb3JkPjxyZWMtbnVtYmVyPjMzOTwvcmVj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E53DF1" w:rsidRPr="000847DF">
        <w:rPr>
          <w:rFonts w:ascii="Times New Roman" w:hAnsi="Times New Roman" w:cs="Times New Roman"/>
        </w:rPr>
      </w:r>
      <w:r w:rsidR="00E53DF1"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11,21,77</w:t>
      </w:r>
      <w:r w:rsidR="00E53DF1" w:rsidRPr="000847DF">
        <w:rPr>
          <w:rFonts w:ascii="Times New Roman" w:hAnsi="Times New Roman" w:cs="Times New Roman"/>
        </w:rPr>
        <w:fldChar w:fldCharType="end"/>
      </w:r>
      <w:r w:rsidR="001A5974" w:rsidRPr="000847DF">
        <w:rPr>
          <w:rFonts w:ascii="Times New Roman" w:hAnsi="Times New Roman" w:cs="Times New Roman"/>
        </w:rPr>
        <w:t xml:space="preserve">. For example, </w:t>
      </w:r>
      <w:r w:rsidR="001A5974" w:rsidRPr="000847DF">
        <w:rPr>
          <w:rFonts w:ascii="Times New Roman" w:hAnsi="Times New Roman" w:cs="Times New Roman"/>
        </w:rPr>
        <w:fldChar w:fldCharType="begin"/>
      </w:r>
      <w:r w:rsidR="008D1002" w:rsidRPr="000847DF">
        <w:rPr>
          <w:rFonts w:ascii="Times New Roman" w:hAnsi="Times New Roman" w:cs="Times New Roman"/>
        </w:rPr>
        <w:instrText xml:space="preserve"> ADDIN EN.CITE &lt;EndNote&gt;&lt;Cite AuthorYear="1"&gt;&lt;Author&gt;Ren&lt;/Author&gt;&lt;Year&gt;2023&lt;/Year&gt;&lt;RecNum&gt;234&lt;/RecNum&gt;&lt;DisplayText&gt;Ren, et al. &lt;style face="superscript"&gt;11&lt;/style&gt;&lt;/DisplayText&gt;&lt;record&gt;&lt;rec-number&gt;234&lt;/rec-number&gt;&lt;foreign-keys&gt;&lt;key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EndNote&gt;</w:instrText>
      </w:r>
      <w:r w:rsidR="001A5974" w:rsidRPr="000847DF">
        <w:rPr>
          <w:rFonts w:ascii="Times New Roman" w:hAnsi="Times New Roman" w:cs="Times New Roman"/>
        </w:rPr>
        <w:fldChar w:fldCharType="separate"/>
      </w:r>
      <w:r w:rsidR="008D1002" w:rsidRPr="000847DF">
        <w:rPr>
          <w:rFonts w:ascii="Times New Roman" w:hAnsi="Times New Roman" w:cs="Times New Roman"/>
          <w:noProof/>
        </w:rPr>
        <w:t xml:space="preserve">Ren, et al. </w:t>
      </w:r>
      <w:r w:rsidR="008D1002" w:rsidRPr="000847DF">
        <w:rPr>
          <w:rFonts w:ascii="Times New Roman" w:hAnsi="Times New Roman" w:cs="Times New Roman"/>
          <w:noProof/>
          <w:vertAlign w:val="superscript"/>
        </w:rPr>
        <w:t>11</w:t>
      </w:r>
      <w:r w:rsidR="001A5974" w:rsidRPr="000847DF">
        <w:rPr>
          <w:rFonts w:ascii="Times New Roman" w:hAnsi="Times New Roman" w:cs="Times New Roman"/>
        </w:rPr>
        <w:fldChar w:fldCharType="end"/>
      </w:r>
      <w:r w:rsidR="001A5974" w:rsidRPr="000847DF">
        <w:rPr>
          <w:rFonts w:ascii="Times New Roman" w:hAnsi="Times New Roman" w:cs="Times New Roman"/>
        </w:rPr>
        <w:t xml:space="preserve"> recorded </w:t>
      </w:r>
      <w:r w:rsidR="00F71666" w:rsidRPr="000847DF">
        <w:rPr>
          <w:rFonts w:ascii="Times New Roman" w:hAnsi="Times New Roman" w:cs="Times New Roman"/>
        </w:rPr>
        <w:t xml:space="preserve">increased crop yield by 11% and 66% for CC and AF respectively. </w:t>
      </w:r>
      <w:r w:rsidR="00A850E4" w:rsidRPr="000847DF">
        <w:rPr>
          <w:rFonts w:ascii="Times New Roman" w:hAnsi="Times New Roman" w:cs="Times New Roman"/>
        </w:rPr>
        <w:t xml:space="preserve">In contrast, our observed increase for CC is substantially higher than the global average of 2.6% reported by </w:t>
      </w:r>
      <w:del w:id="48" w:author="Poelert Jeroen" w:date="2025-09-03T14:22:00Z" w16du:dateUtc="2025-09-03T12:22:00Z">
        <w:r w:rsidR="00F71666" w:rsidRPr="000847DF" w:rsidDel="007A66C3">
          <w:rPr>
            <w:rFonts w:ascii="Times New Roman" w:hAnsi="Times New Roman" w:cs="Times New Roman"/>
          </w:rPr>
          <w:delText xml:space="preserve">of 2.6% reported by  </w:delText>
        </w:r>
      </w:del>
      <w:r w:rsidR="00F71666" w:rsidRPr="000847DF">
        <w:rPr>
          <w:rFonts w:ascii="Times New Roman" w:hAnsi="Times New Roman" w:cs="Times New Roman"/>
        </w:rPr>
        <w:fldChar w:fldCharType="begin"/>
      </w:r>
      <w:r w:rsidR="008D1002" w:rsidRPr="000847DF">
        <w:rPr>
          <w:rFonts w:ascii="Times New Roman" w:hAnsi="Times New Roman" w:cs="Times New Roman"/>
        </w:rPr>
        <w:instrText xml:space="preserve"> ADDIN EN.CITE &lt;EndNote&gt;&lt;Cite AuthorYear="1"&gt;&lt;Author&gt;Peng&lt;/Author&gt;&lt;Year&gt;2024&lt;/Year&gt;&lt;RecNum&gt;336&lt;/RecNum&gt;&lt;DisplayText&gt;Peng, et al. &lt;style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F71666" w:rsidRPr="000847DF">
        <w:rPr>
          <w:rFonts w:ascii="Times New Roman" w:hAnsi="Times New Roman" w:cs="Times New Roman"/>
        </w:rPr>
        <w:fldChar w:fldCharType="separate"/>
      </w:r>
      <w:r w:rsidR="008D1002" w:rsidRPr="000847DF">
        <w:rPr>
          <w:rFonts w:ascii="Times New Roman" w:hAnsi="Times New Roman" w:cs="Times New Roman"/>
          <w:noProof/>
        </w:rPr>
        <w:t xml:space="preserve">Peng, et al. </w:t>
      </w:r>
      <w:r w:rsidR="008D1002" w:rsidRPr="000847DF">
        <w:rPr>
          <w:rFonts w:ascii="Times New Roman" w:hAnsi="Times New Roman" w:cs="Times New Roman"/>
          <w:noProof/>
          <w:vertAlign w:val="superscript"/>
        </w:rPr>
        <w:t>21</w:t>
      </w:r>
      <w:r w:rsidR="00F71666" w:rsidRPr="000847DF">
        <w:rPr>
          <w:rFonts w:ascii="Times New Roman" w:hAnsi="Times New Roman" w:cs="Times New Roman"/>
        </w:rPr>
        <w:fldChar w:fldCharType="end"/>
      </w:r>
      <w:r w:rsidR="00A850E4" w:rsidRPr="000847DF">
        <w:rPr>
          <w:rFonts w:ascii="Times New Roman" w:hAnsi="Times New Roman" w:cs="Times New Roman"/>
        </w:rPr>
        <w:t>, yet slightly lower than the 9.2% increase reported in cases involving leguminous cover crops</w:t>
      </w:r>
      <w:ins w:id="49" w:author="Poelert Jeroen" w:date="2025-09-03T14:25:00Z" w16du:dateUtc="2025-09-03T12:25:00Z">
        <w:r w:rsidR="00716756">
          <w:rPr>
            <w:rFonts w:ascii="Times New Roman" w:hAnsi="Times New Roman" w:cs="Times New Roman"/>
          </w:rPr>
          <w:t xml:space="preserve">, which </w:t>
        </w:r>
      </w:ins>
      <w:commentRangeStart w:id="50"/>
      <w:ins w:id="51" w:author="Poelert Jeroen" w:date="2025-09-03T14:23:00Z" w16du:dateUtc="2025-09-03T12:23:00Z">
        <w:r w:rsidR="00BD7F8B">
          <w:rPr>
            <w:rFonts w:ascii="Times New Roman" w:hAnsi="Times New Roman" w:cs="Times New Roman"/>
          </w:rPr>
          <w:t>is</w:t>
        </w:r>
        <w:r w:rsidR="007B742A">
          <w:rPr>
            <w:rFonts w:ascii="Times New Roman" w:hAnsi="Times New Roman" w:cs="Times New Roman"/>
          </w:rPr>
          <w:t xml:space="preserve"> most</w:t>
        </w:r>
      </w:ins>
      <w:del w:id="52" w:author="Poelert Jeroen" w:date="2025-09-03T14:22:00Z" w16du:dateUtc="2025-09-03T12:22:00Z">
        <w:r w:rsidR="00A850E4" w:rsidRPr="000847DF" w:rsidDel="00CD6B59">
          <w:rPr>
            <w:rFonts w:ascii="Times New Roman" w:hAnsi="Times New Roman" w:cs="Times New Roman"/>
          </w:rPr>
          <w:delText>,</w:delText>
        </w:r>
      </w:del>
      <w:r w:rsidR="00A850E4" w:rsidRPr="000847DF">
        <w:rPr>
          <w:rFonts w:ascii="Times New Roman" w:hAnsi="Times New Roman" w:cs="Times New Roman"/>
        </w:rPr>
        <w:t xml:space="preserve"> likely due to their nitrogen-fixing abilities</w:t>
      </w:r>
      <w:commentRangeEnd w:id="50"/>
      <w:r w:rsidR="001E171E">
        <w:rPr>
          <w:rStyle w:val="CommentReference"/>
        </w:rPr>
        <w:commentReference w:id="50"/>
      </w:r>
      <w:r w:rsidR="00A850E4" w:rsidRPr="000847DF">
        <w:rPr>
          <w:rFonts w:ascii="Times New Roman" w:hAnsi="Times New Roman" w:cs="Times New Roman"/>
        </w:rPr>
        <w:t>.</w:t>
      </w:r>
      <w:r w:rsidR="00F71666" w:rsidRPr="000847DF">
        <w:rPr>
          <w:rFonts w:ascii="Times New Roman" w:hAnsi="Times New Roman" w:cs="Times New Roman"/>
        </w:rPr>
        <w:t xml:space="preserve"> </w:t>
      </w:r>
      <w:r w:rsidR="00F13F16" w:rsidRPr="000847DF">
        <w:rPr>
          <w:rFonts w:ascii="Times New Roman" w:hAnsi="Times New Roman" w:cs="Times New Roman"/>
        </w:rPr>
        <w:t>These variations among studies are likely attributable to differences in soil conditions, climate, and management practices</w:t>
      </w:r>
      <w:r w:rsidR="00F71666" w:rsidRPr="000847DF">
        <w:rPr>
          <w:rFonts w:ascii="Times New Roman" w:hAnsi="Times New Roman" w:cs="Times New Roman"/>
        </w:rPr>
        <w:t xml:space="preserve">. </w:t>
      </w:r>
      <w:r w:rsidRPr="000847DF">
        <w:rPr>
          <w:rFonts w:ascii="Times New Roman" w:hAnsi="Times New Roman" w:cs="Times New Roman"/>
        </w:rPr>
        <w:t>In contrast, no-tillage (NT) and organic farming (OF) were associated with modest yield declines (−0.7% and −2%, respectively), which may reflect challenges related to nutrient availability, weed pressure, or delayed adaptation of these systems in certain contexts</w:t>
      </w:r>
      <w:r w:rsidR="008C3402" w:rsidRPr="000847DF">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MzUsNzgsNzk8L3N0eWxlPjwvRGlzcGxheVRleHQ+PHJlY29yZD48cmVjLW51bWJlcj4zNDI8L3Jl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MzUsNzgsNzk8L3N0eWxlPjwvRGlzcGxheVRleHQ+PHJlY29yZD48cmVjLW51bWJlcj4zNDI8L3Jl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8C3402" w:rsidRPr="000847DF">
        <w:rPr>
          <w:rFonts w:ascii="Times New Roman" w:hAnsi="Times New Roman" w:cs="Times New Roman"/>
        </w:rPr>
      </w:r>
      <w:r w:rsidR="008C3402"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35,78,79</w:t>
      </w:r>
      <w:r w:rsidR="008C3402" w:rsidRPr="000847DF">
        <w:rPr>
          <w:rFonts w:ascii="Times New Roman" w:hAnsi="Times New Roman" w:cs="Times New Roman"/>
        </w:rPr>
        <w:fldChar w:fldCharType="end"/>
      </w:r>
      <w:r w:rsidR="007E72B9" w:rsidRPr="000847DF">
        <w:rPr>
          <w:rFonts w:ascii="Times New Roman" w:hAnsi="Times New Roman" w:cs="Times New Roman"/>
        </w:rPr>
        <w:t xml:space="preserve">. </w:t>
      </w:r>
    </w:p>
    <w:p w14:paraId="7C29309A"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specific crops and growing degree days</w:t>
      </w:r>
    </w:p>
    <w:p w14:paraId="066DFD3F" w14:textId="7C575A56"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 xml:space="preserve">Crop-specific responses also varied. Maize and cash crops showed significant yield gains, while other crop types exhibited mixed responses. These findings suggest that certain crops may benefit more from </w:t>
      </w:r>
      <w:r w:rsidR="00980C58" w:rsidRPr="000847DF">
        <w:rPr>
          <w:rFonts w:ascii="Times New Roman" w:hAnsi="Times New Roman" w:cs="Times New Roman"/>
        </w:rPr>
        <w:t>SCPs</w:t>
      </w:r>
      <w:r w:rsidRPr="000847DF">
        <w:rPr>
          <w:rFonts w:ascii="Times New Roman" w:hAnsi="Times New Roman" w:cs="Times New Roman"/>
        </w:rPr>
        <w:t>, potentially due to their physiological traits, input requirements, or interactions with improved soil and microclimatic conditions. Maize, being a high-input crop with rapid biomass accumulation, may respond more favorably to soil fertility improvements and enhanced water retention</w:t>
      </w:r>
      <w:ins w:id="53" w:author="Poelert Jeroen" w:date="2025-09-03T14:29:00Z" w16du:dateUtc="2025-09-03T12:29:00Z">
        <w:r w:rsidR="00456654">
          <w:rPr>
            <w:rFonts w:ascii="Times New Roman" w:hAnsi="Times New Roman" w:cs="Times New Roman"/>
          </w:rPr>
          <w:t>, which are</w:t>
        </w:r>
      </w:ins>
      <w:r w:rsidRPr="000847DF">
        <w:rPr>
          <w:rFonts w:ascii="Times New Roman" w:hAnsi="Times New Roman" w:cs="Times New Roman"/>
        </w:rPr>
        <w:t xml:space="preserve"> often associated with </w:t>
      </w:r>
      <w:r w:rsidR="00980C58" w:rsidRPr="000847DF">
        <w:rPr>
          <w:rFonts w:ascii="Times New Roman" w:hAnsi="Times New Roman" w:cs="Times New Roman"/>
        </w:rPr>
        <w:t>SCPs</w:t>
      </w:r>
      <w:ins w:id="54" w:author="Poelert Jeroen" w:date="2025-09-03T14:29:00Z" w16du:dateUtc="2025-09-03T12:29:00Z">
        <w:r w:rsidR="00456654">
          <w:rPr>
            <w:rFonts w:ascii="Times New Roman" w:hAnsi="Times New Roman" w:cs="Times New Roman"/>
          </w:rPr>
          <w:t>,</w:t>
        </w:r>
      </w:ins>
      <w:r w:rsidR="0084552D" w:rsidRPr="000847DF">
        <w:rPr>
          <w:rFonts w:ascii="Times New Roman" w:hAnsi="Times New Roman" w:cs="Times New Roman"/>
        </w:rPr>
        <w:t xml:space="preserve"> especially under AF, CC and OF </w:t>
      </w:r>
      <w:r w:rsidR="00F33CD1"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&lt;EndNote&gt;&lt;Cite&gt;&lt;Author&gt;Baier&lt;/Author&gt;&lt;Year&gt;2023&lt;/Year&gt;&lt;RecNum&gt;192&lt;/RecNum&gt;&lt;DisplayText&gt;&lt;style face="superscript"&gt;19,80&lt;/style&gt;&lt;/DisplayText&gt;&lt;record&gt;&lt;rec-number&gt;192&lt;/rec-number&gt;&lt;foreign-keys&gt;&lt;key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Cite&gt;&lt;Author&gt;Allam&lt;/Author&gt;&lt;Year&gt;2023&lt;/Year&gt;&lt;RecNum&gt;338&lt;/RecNum&gt;&lt;record&gt;&lt;rec-number&gt;338&lt;/rec-number&gt;&lt;foreign-keys&gt;&lt;key app="EN" db-id="5va0eddeq9tsxle0sr8xd2thpfv2t0a0dfxs" timestamp="1748439458"&gt;338&lt;/key&gt;&lt;/foreign-keys&gt;&lt;ref-type name="Journal Article"&gt;17&lt;/ref-type&gt;&lt;contributors&gt;&lt;authors&gt;&lt;author&gt;Allam, Mohamed&lt;/author&gt;&lt;author&gt;Radicetti, Emanuele&lt;/author&gt;&lt;author&gt;Ben Hassine, Mortadha&lt;/author&gt;&lt;author&gt;Jamal, Aftab&lt;/author&gt;&lt;author&gt;Abideen, Zainul&lt;/author&gt;&lt;author&gt;Mancinelli, Roberto&lt;/author&gt;&lt;/authors&gt;&lt;/contributors&gt;&lt;titles&gt;&lt;title&gt;A meta-analysis approach to estimate the effect of cover crops on the grain yield of succeeding cereal crops within European cropping systems&lt;/title&gt;&lt;secondary-title&gt;Agriculture&lt;/secondary-title&gt;&lt;/titles&gt;&lt;periodical&gt;&lt;full-title&gt;Agriculture&lt;/full-title&gt;&lt;/periodical&gt;&lt;pages&gt;1714&lt;/pages&gt;&lt;volume&gt;13&lt;/volume&gt;&lt;number&gt;9&lt;/number&gt;&lt;dates&gt;&lt;year&gt;2023&lt;/year&gt;&lt;/dates&gt;&lt;isbn&gt;2077-0472&lt;/isbn&gt;&lt;urls&gt;&lt;/urls&gt;&lt;/record&gt;&lt;/Cite&gt;&lt;/EndNote&gt;</w:instrText>
      </w:r>
      <w:r w:rsidR="00F33CD1"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19,80</w:t>
      </w:r>
      <w:r w:rsidR="00F33CD1" w:rsidRPr="000847DF">
        <w:rPr>
          <w:rFonts w:ascii="Times New Roman" w:hAnsi="Times New Roman" w:cs="Times New Roman"/>
        </w:rPr>
        <w:fldChar w:fldCharType="end"/>
      </w:r>
      <w:r w:rsidRPr="000847DF">
        <w:rPr>
          <w:rFonts w:ascii="Times New Roman" w:hAnsi="Times New Roman" w:cs="Times New Roman"/>
        </w:rPr>
        <w:t>. On the other hand, higher GDD (&gt;</w:t>
      </w:r>
      <w:r w:rsidR="2D40301D" w:rsidRPr="000847DF">
        <w:rPr>
          <w:rFonts w:ascii="Times New Roman" w:hAnsi="Times New Roman" w:cs="Times New Roman"/>
        </w:rPr>
        <w:t xml:space="preserve"> </w:t>
      </w:r>
      <w:r w:rsidRPr="000847DF">
        <w:rPr>
          <w:rFonts w:ascii="Times New Roman" w:hAnsi="Times New Roman" w:cs="Times New Roman"/>
        </w:rPr>
        <w:t xml:space="preserve">4000°C) tended to correlate with greater yield responses for maize, soybean and wheat, particularly when combined with adaptive management practices such as AF and CC compared to NT and OF. </w:t>
      </w:r>
      <w:r w:rsidR="001978EC" w:rsidRPr="000847DF">
        <w:rPr>
          <w:rFonts w:ascii="Times New Roman" w:hAnsi="Times New Roman" w:cs="Times New Roman"/>
        </w:rPr>
        <w:t xml:space="preserve">This trend under AF and CC may indicate that these SCPs provide greater benefits in areas with high growing degree days (GDD) compared to conventional practices. This is likely because </w:t>
      </w:r>
      <w:ins w:id="55" w:author="Poelert Jeroen" w:date="2025-09-03T14:30:00Z" w16du:dateUtc="2025-09-03T12:30:00Z">
        <w:r w:rsidR="00B10BCD">
          <w:rPr>
            <w:rFonts w:ascii="Times New Roman" w:hAnsi="Times New Roman" w:cs="Times New Roman"/>
          </w:rPr>
          <w:t>AF and CC</w:t>
        </w:r>
      </w:ins>
      <w:del w:id="56" w:author="Poelert Jeroen" w:date="2025-09-03T14:30:00Z" w16du:dateUtc="2025-09-03T12:30:00Z">
        <w:r w:rsidR="001978EC" w:rsidRPr="000847DF" w:rsidDel="00B10BCD">
          <w:rPr>
            <w:rFonts w:ascii="Times New Roman" w:hAnsi="Times New Roman" w:cs="Times New Roman"/>
          </w:rPr>
          <w:delText>they</w:delText>
        </w:r>
      </w:del>
      <w:ins w:id="57" w:author="Poelert Jeroen" w:date="2025-09-03T14:30:00Z" w16du:dateUtc="2025-09-03T12:30:00Z">
        <w:r w:rsidR="00617198">
          <w:rPr>
            <w:rFonts w:ascii="Times New Roman" w:hAnsi="Times New Roman" w:cs="Times New Roman"/>
          </w:rPr>
          <w:t xml:space="preserve"> generally</w:t>
        </w:r>
      </w:ins>
      <w:r w:rsidR="001978EC" w:rsidRPr="000847DF">
        <w:rPr>
          <w:rFonts w:ascii="Times New Roman" w:hAnsi="Times New Roman" w:cs="Times New Roman"/>
        </w:rPr>
        <w:t xml:space="preserve"> enhance soil water retention—through improved drainage and deeper rooting systems, especially in AF—and protect bare soil from direct evaporation of limited precipitation. Additionally, by reducing soil sensitivity to erosion, they improve nutrient retention, making cash crops more resilient during periods of drought and intense rainfall</w:t>
      </w:r>
      <w:r w:rsidR="001978EC"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&lt;EndNote&gt;&lt;Cite&gt;&lt;Author&gt;Blanco‐Canqui&lt;/Author&gt;&lt;Year&gt;2020&lt;/Year&gt;&lt;RecNum&gt;398&lt;/RecNum&gt;&lt;DisplayText&gt;&lt;style face="superscript"&gt;81,82&lt;/style&gt;&lt;/DisplayText&gt;&lt;record&gt;&lt;rec-number&gt;398&lt;/rec-number&gt;&lt;foreign-keys&gt;&lt;key app="EN" db-id="5va0eddeq9tsxle0sr8xd2thpfv2t0a0dfxs" timestamp="1754288398"&gt;398&lt;/key&gt;&lt;/foreign-keys&gt;&lt;ref-type name="Journal Article"&gt;17&lt;/ref-type&gt;&lt;contributors&gt;&lt;authors&gt;&lt;author&gt;Blanco‐Canqui, Humberto&lt;/author&gt;&lt;author&gt;Ruis, Sabrina J&lt;/author&gt;&lt;/authors&gt;&lt;/contributors&gt;&lt;titles&gt;&lt;title&gt;Cover crop impacts on soil physical properties: A review&lt;/title&gt;&lt;secondary-title&gt;Soil Science Society of America Journal&lt;/secondary-title&gt;&lt;/titles&gt;&lt;periodical&gt;&lt;full-title&gt;Soil Science Society of America Journal&lt;/full-title&gt;&lt;/periodical&gt;&lt;pages&gt;1527-1576&lt;/pages&gt;&lt;volume&gt;84&lt;/volume&gt;&lt;number&gt;5&lt;/number&gt;&lt;dates&gt;&lt;year&gt;2020&lt;/year&gt;&lt;/dates&gt;&lt;isbn&gt;0361-5995&lt;/isbn&gt;&lt;urls&gt;&lt;/urls&gt;&lt;/record&gt;&lt;/Cite&gt;&lt;Cite&gt;&lt;Author&gt;Krishnamurthy&lt;/Author&gt;&lt;Year&gt;2019&lt;/Year&gt;&lt;RecNum&gt;397&lt;/RecNum&gt;&lt;record&gt;&lt;rec-number&gt;397&lt;/rec-number&gt;&lt;foreign-keys&gt;&lt;key app="EN" db-id="5va0eddeq9tsxle0sr8xd2thpfv2t0a0dfxs" timestamp="1754288246"&gt;397&lt;/key&gt;&lt;/foreign-keys&gt;&lt;ref-type name="Journal Article"&gt;17&lt;/ref-type&gt;&lt;contributors&gt;&lt;authors&gt;&lt;author&gt;Krishnamurthy, Laksmi&lt;/author&gt;&lt;author&gt;Krishnamurthy, P Krishna&lt;/author&gt;&lt;author&gt;Rajagopal, Indumathi&lt;/author&gt;&lt;author&gt;Peralta Solares, Arturo&lt;/author&gt;&lt;/authors&gt;&lt;/contributors&gt;&lt;titles&gt;&lt;title&gt;Can agroforestry systems thrive in the drylands? Characteristics of successful agroforestry systems in the arid and semi-arid regions of Latin America&lt;/title&gt;&lt;secondary-title&gt;Agroforestry Systems&lt;/secondary-title&gt;&lt;/titles&gt;&lt;periodical&gt;&lt;full-title&gt;Agroforestry Systems&lt;/full-title&gt;&lt;/periodical&gt;&lt;pages&gt;503-513&lt;/pages&gt;&lt;volume&gt;93&lt;/volume&gt;&lt;number&gt;2&lt;/number&gt;&lt;dates&gt;&lt;year&gt;2019&lt;/year&gt;&lt;/dates&gt;&lt;isbn&gt;0167-4366&lt;/isbn&gt;&lt;urls&gt;&lt;/urls&gt;&lt;/record&gt;&lt;/Cite&gt;&lt;/EndNote&gt;</w:instrText>
      </w:r>
      <w:r w:rsidR="001978EC"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81,82</w:t>
      </w:r>
      <w:r w:rsidR="001978EC" w:rsidRPr="000847DF">
        <w:rPr>
          <w:rFonts w:ascii="Times New Roman" w:hAnsi="Times New Roman" w:cs="Times New Roman"/>
        </w:rPr>
        <w:fldChar w:fldCharType="end"/>
      </w:r>
      <w:r w:rsidR="001978EC" w:rsidRPr="000847DF">
        <w:rPr>
          <w:rFonts w:ascii="Times New Roman" w:hAnsi="Times New Roman" w:cs="Times New Roman"/>
        </w:rPr>
        <w:t xml:space="preserve">. </w:t>
      </w:r>
    </w:p>
    <w:p w14:paraId="44990964" w14:textId="5157EA23"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lastRenderedPageBreak/>
        <w:t xml:space="preserve">Furthermore, most cases of higher yield increase at very low GDD (&lt;800°C) for maize, rice, and soybean occurred under OF. These </w:t>
      </w:r>
      <w:r w:rsidR="00CB6B45" w:rsidRPr="000847DF">
        <w:rPr>
          <w:rFonts w:ascii="Times New Roman" w:hAnsi="Times New Roman" w:cs="Times New Roman"/>
        </w:rPr>
        <w:t>might reflect</w:t>
      </w:r>
      <w:r w:rsidRPr="000847DF">
        <w:rPr>
          <w:rFonts w:ascii="Times New Roman" w:hAnsi="Times New Roman" w:cs="Times New Roman"/>
        </w:rPr>
        <w:t xml:space="preserve"> short-season varieties or early maturing systems. Such pattern suggests that OF practices may confer </w:t>
      </w:r>
      <w:proofErr w:type="gramStart"/>
      <w:r w:rsidRPr="000847DF">
        <w:rPr>
          <w:rFonts w:ascii="Times New Roman" w:hAnsi="Times New Roman" w:cs="Times New Roman"/>
        </w:rPr>
        <w:t>particular advantages</w:t>
      </w:r>
      <w:proofErr w:type="gramEnd"/>
      <w:r w:rsidRPr="000847DF">
        <w:rPr>
          <w:rFonts w:ascii="Times New Roman" w:hAnsi="Times New Roman" w:cs="Times New Roman"/>
        </w:rPr>
        <w:t xml:space="preserve"> in cooler or short-season environments,</w:t>
      </w:r>
      <w:r w:rsidR="00CB6B45" w:rsidRPr="000847DF">
        <w:rPr>
          <w:rFonts w:ascii="Times New Roman" w:hAnsi="Times New Roman" w:cs="Times New Roman"/>
        </w:rPr>
        <w:t xml:space="preserve"> </w:t>
      </w:r>
      <w:proofErr w:type="gramStart"/>
      <w:r w:rsidRPr="000847DF">
        <w:rPr>
          <w:rFonts w:ascii="Times New Roman" w:hAnsi="Times New Roman" w:cs="Times New Roman"/>
        </w:rPr>
        <w:t>where</w:t>
      </w:r>
      <w:proofErr w:type="gramEnd"/>
      <w:r w:rsidRPr="000847DF">
        <w:rPr>
          <w:rFonts w:ascii="Times New Roman" w:hAnsi="Times New Roman" w:cs="Times New Roman"/>
        </w:rPr>
        <w:t xml:space="preserve"> thermal accumulation limits crop development. In such conditions, the gradual nutrient release from organic amendments aligns more closely with slower crop growth, enhancing nutrient use efficiency</w:t>
      </w:r>
      <w:r w:rsidR="008C3402"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&lt;EndNote&gt;&lt;Cite&gt;&lt;Author&gt;Khan&lt;/Author&gt;&lt;Year&gt;2024&lt;/Year&gt;&lt;RecNum&gt;340&lt;/RecNum&gt;&lt;DisplayText&gt;&lt;style face="superscript"&gt;83,84&lt;/style&gt;&lt;/DisplayText&gt;&lt;record&gt;&lt;rec-number&gt;340&lt;/rec-number&gt;&lt;foreign-keys&gt;&lt;key app="EN" db-id="5va0eddeq9tsxle0sr8xd2thpfv2t0a0dfxs" timestamp="1748589508"&gt;340&lt;/key&gt;&lt;/foreign-keys&gt;&lt;ref-type name="Journal Article"&gt;17&lt;/ref-type&gt;&lt;contributors&gt;&lt;authors&gt;&lt;author&gt;Khan, Muhammad Tahir&lt;/author&gt;&lt;author&gt;Aleinikovienė, Jūratė&lt;/author&gt;&lt;author&gt;Butkevičienė, Lina-Marija&lt;/author&gt;&lt;/authors&gt;&lt;/contributors&gt;&lt;titles&gt;&lt;title&gt;Innovative organic fertilizers and cover crops: Perspectives for sustainable agriculture in the Era of climate change and organic agriculture&lt;/title&gt;&lt;secondary-title&gt;Agronomy&lt;/secondary-title&gt;&lt;/titles&gt;&lt;periodical&gt;&lt;full-title&gt;Agronomy&lt;/full-title&gt;&lt;/periodical&gt;&lt;pages&gt;2871&lt;/pages&gt;&lt;volume&gt;14&lt;/volume&gt;&lt;number&gt;12&lt;/number&gt;&lt;dates&gt;&lt;year&gt;2024&lt;/year&gt;&lt;/dates&gt;&lt;isbn&gt;2073-4395&lt;/isbn&gt;&lt;urls&gt;&lt;/urls&gt;&lt;/record&gt;&lt;/Cite&gt;&lt;Cite&gt;&lt;Author&gt;Phillips&lt;/Author&gt;&lt;Year&gt;2022&lt;/Year&gt;&lt;RecNum&gt;341&lt;/RecNum&gt;&lt;record&gt;&lt;rec-number&gt;341&lt;/rec-number&gt;&lt;foreign-keys&gt;&lt;key app="EN" db-id="5va0eddeq9tsxle0sr8xd2thpfv2t0a0dfxs" timestamp="1748589674"&gt;341&lt;/key&gt;&lt;/foreign-keys&gt;&lt;ref-type name="Journal Article"&gt;17&lt;/ref-type&gt;&lt;contributors&gt;&lt;authors&gt;&lt;author&gt;Phillips, Ian&lt;/author&gt;&lt;author&gt;Paungfoo-Lonhienne, Chanyarat&lt;/author&gt;&lt;author&gt;Tahmasbian, Iman&lt;/author&gt;&lt;author&gt;Hunter, Benjamin&lt;/author&gt;&lt;author&gt;Smith, Brianna&lt;/author&gt;&lt;author&gt;Mayer, David&lt;/author&gt;&lt;author&gt;Redding, Matthew&lt;/author&gt;&lt;/authors&gt;&lt;/contributors&gt;&lt;titles&gt;&lt;title&gt;Combination of inorganic nitrogen and organic soil amendment improves nitrogen use efficiency while reducing nitrogen runoff&lt;/title&gt;&lt;secondary-title&gt;Nitrogen&lt;/secondary-title&gt;&lt;/titles&gt;&lt;periodical&gt;&lt;full-title&gt;Nitrogen&lt;/full-title&gt;&lt;/periodical&gt;&lt;pages&gt;4&lt;/pages&gt;&lt;volume&gt;3&lt;/volume&gt;&lt;number&gt;1&lt;/number&gt;&lt;dates&gt;&lt;year&gt;2022&lt;/year&gt;&lt;/dates&gt;&lt;isbn&gt;2504-3129&lt;/isbn&gt;&lt;urls&gt;&lt;/urls&gt;&lt;/record&gt;&lt;/Cite&gt;&lt;/EndNote&gt;</w:instrText>
      </w:r>
      <w:r w:rsidR="008C3402"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83,84</w:t>
      </w:r>
      <w:r w:rsidR="008C3402" w:rsidRPr="000847DF">
        <w:rPr>
          <w:rFonts w:ascii="Times New Roman" w:hAnsi="Times New Roman" w:cs="Times New Roman"/>
        </w:rPr>
        <w:fldChar w:fldCharType="end"/>
      </w:r>
      <w:r w:rsidRPr="000847DF">
        <w:rPr>
          <w:rFonts w:ascii="Times New Roman" w:hAnsi="Times New Roman" w:cs="Times New Roman"/>
        </w:rPr>
        <w:t>. Improved soil structure and moisture retention under organic management can further buffer crops against thermal limitations</w:t>
      </w:r>
      <w:r w:rsidR="00F4660F" w:rsidRPr="000847DF">
        <w:rPr>
          <w:rFonts w:ascii="Times New Roman" w:hAnsi="Times New Roman" w:cs="Times New Roman"/>
        </w:rPr>
        <w:t xml:space="preserve"> </w:t>
      </w:r>
      <w:r w:rsidR="00F4660F"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&lt;EndNote&gt;&lt;Cite&gt;&lt;Author&gt;Lori&lt;/Author&gt;&lt;Year&gt;2017&lt;/Year&gt;&lt;RecNum&gt;344&lt;/RecNum&gt;&lt;DisplayText&gt;&lt;style face="superscript"&gt;85&lt;/style&gt;&lt;/DisplayText&gt;&lt;record&gt;&lt;rec-number&gt;344&lt;/rec-number&gt;&lt;foreign-keys&gt;&lt;key app="EN" db-id="5va0eddeq9tsxle0sr8xd2thpfv2t0a0dfxs" timestamp="1748596275"&gt;344&lt;/key&gt;&lt;/foreign-keys&gt;&lt;ref-type name="Journal Article"&gt;17&lt;/ref-type&gt;&lt;contributors&gt;&lt;authors&gt;&lt;author&gt;Lori, Martina&lt;/author&gt;&lt;author&gt;Symnaczik, Sarah&lt;/author&gt;&lt;author&gt;Mäder, Paul&lt;/author&gt;&lt;author&gt;De Deyn, Gerlinde&lt;/author&gt;&lt;author&gt;Gattinger, Andreas&lt;/author&gt;&lt;/authors&gt;&lt;/contributors&gt;&lt;titles&gt;&lt;title&gt;Organic farming enhances soil microbial abundance and activity—A meta-analysis and meta-regression&lt;/title&gt;&lt;secondary-title&gt;PloS one&lt;/secondary-title&gt;&lt;/titles&gt;&lt;periodical&gt;&lt;full-title&gt;PloS One&lt;/full-title&gt;&lt;/periodical&gt;&lt;pages&gt;e0180442&lt;/pages&gt;&lt;volume&gt;12&lt;/volume&gt;&lt;number&gt;7&lt;/number&gt;&lt;dates&gt;&lt;year&gt;2017&lt;/year&gt;&lt;/dates&gt;&lt;isbn&gt;1932-6203&lt;/isbn&gt;&lt;urls&gt;&lt;/urls&gt;&lt;/record&gt;&lt;/Cite&gt;&lt;/EndNote&gt;</w:instrText>
      </w:r>
      <w:r w:rsidR="00F4660F"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85</w:t>
      </w:r>
      <w:r w:rsidR="00F4660F" w:rsidRPr="000847DF">
        <w:rPr>
          <w:rFonts w:ascii="Times New Roman" w:hAnsi="Times New Roman" w:cs="Times New Roman"/>
        </w:rPr>
        <w:fldChar w:fldCharType="end"/>
      </w:r>
      <w:r w:rsidRPr="000847DF">
        <w:rPr>
          <w:rFonts w:ascii="Times New Roman" w:hAnsi="Times New Roman" w:cs="Times New Roman"/>
        </w:rPr>
        <w:t xml:space="preserve">, while reduced pest and disease pressure in cooler climates minimizes reliance on synthetic pesticides. For legumes </w:t>
      </w:r>
      <w:commentRangeStart w:id="58"/>
      <w:r w:rsidRPr="000847DF">
        <w:rPr>
          <w:rFonts w:ascii="Times New Roman" w:hAnsi="Times New Roman" w:cs="Times New Roman"/>
        </w:rPr>
        <w:t>like soybean</w:t>
      </w:r>
      <w:commentRangeEnd w:id="58"/>
      <w:r w:rsidR="001E7AD5">
        <w:rPr>
          <w:rStyle w:val="CommentReference"/>
        </w:rPr>
        <w:commentReference w:id="58"/>
      </w:r>
      <w:r w:rsidRPr="000847DF">
        <w:rPr>
          <w:rFonts w:ascii="Times New Roman" w:hAnsi="Times New Roman" w:cs="Times New Roman"/>
        </w:rPr>
        <w:t xml:space="preserve">, biological nitrogen fixation reduces dependence on external N inputs, favoring </w:t>
      </w:r>
      <w:r w:rsidR="0005627C" w:rsidRPr="000847DF">
        <w:rPr>
          <w:rFonts w:ascii="Times New Roman" w:hAnsi="Times New Roman" w:cs="Times New Roman"/>
        </w:rPr>
        <w:t xml:space="preserve">thereby </w:t>
      </w:r>
      <w:r w:rsidRPr="000847DF">
        <w:rPr>
          <w:rFonts w:ascii="Times New Roman" w:hAnsi="Times New Roman" w:cs="Times New Roman"/>
        </w:rPr>
        <w:t xml:space="preserve">organic systems. These findings underscore the importance of agroecological context in assessing the performance of farming systems. </w:t>
      </w:r>
    </w:p>
    <w:p w14:paraId="3E0A2150" w14:textId="77777777" w:rsidR="00C80293" w:rsidRPr="000847DF" w:rsidRDefault="00C80293" w:rsidP="00C80293">
      <w:pPr>
        <w:spacing w:after="0" w:line="240" w:lineRule="auto"/>
        <w:jc w:val="both"/>
        <w:rPr>
          <w:rFonts w:ascii="Times New Roman" w:hAnsi="Times New Roman" w:cs="Times New Roman"/>
        </w:rPr>
      </w:pPr>
    </w:p>
    <w:p w14:paraId="25ACC7B1"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climate types</w:t>
      </w:r>
    </w:p>
    <w:p w14:paraId="70758BAB" w14:textId="2E17EB65"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There were variations in yield increases based on climate types and management practices.  CC exhibited most yield increase for the continental, temperate and tropical zones</w:t>
      </w:r>
      <w:r w:rsidR="005E60D1" w:rsidRPr="000847DF">
        <w:rPr>
          <w:rFonts w:ascii="Times New Roman" w:hAnsi="Times New Roman" w:cs="Times New Roman"/>
        </w:rPr>
        <w:t>,</w:t>
      </w:r>
      <w:r w:rsidRPr="000847DF">
        <w:rPr>
          <w:rFonts w:ascii="Times New Roman" w:hAnsi="Times New Roman" w:cs="Times New Roman"/>
        </w:rPr>
        <w:t xml:space="preserve"> while significant yield gains were also observed for AF and NT in arid regions. This might be due to the fact that cover crops struggle to establish themselves without sufficient precipitation with the possibility of competition for moisture reducing the yield of primary crops</w:t>
      </w:r>
      <w:r w:rsidR="001978EC"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&lt;EndNote&gt;&lt;Cite&gt;&lt;Author&gt;Teasdale&lt;/Author&gt;&lt;Year&gt;2000&lt;/Year&gt;&lt;RecNum&gt;396&lt;/RecNum&gt;&lt;DisplayText&gt;&lt;style face="superscript"&gt;86&lt;/style&gt;&lt;/DisplayText&gt;&lt;record&gt;&lt;rec-number&gt;396&lt;/rec-number&gt;&lt;foreign-keys&gt;&lt;key app="EN" db-id="5va0eddeq9tsxle0sr8xd2thpfv2t0a0dfxs" timestamp="1754288216"&gt;396&lt;/key&gt;&lt;/foreign-keys&gt;&lt;ref-type name="Journal Article"&gt;17&lt;/ref-type&gt;&lt;contributors&gt;&lt;authors&gt;&lt;author&gt;Teasdale, John R&lt;/author&gt;&lt;author&gt;Mohler, Charles L&lt;/author&gt;&lt;/authors&gt;&lt;/contributors&gt;&lt;titles&gt;&lt;title&gt;The quantitative relationship between weed emergence and the physical properties of mulches&lt;/title&gt;&lt;secondary-title&gt;Weed Science&lt;/secondary-title&gt;&lt;/titles&gt;&lt;periodical&gt;&lt;full-title&gt;Weed Science&lt;/full-title&gt;&lt;/periodical&gt;&lt;pages&gt;385-392&lt;/pages&gt;&lt;volume&gt;48&lt;/volume&gt;&lt;number&gt;3&lt;/number&gt;&lt;dates&gt;&lt;year&gt;2000&lt;/year&gt;&lt;/dates&gt;&lt;isbn&gt;0043-1745&lt;/isbn&gt;&lt;urls&gt;&lt;/urls&gt;&lt;/record&gt;&lt;/Cite&gt;&lt;/EndNote&gt;</w:instrText>
      </w:r>
      <w:r w:rsidR="001978EC"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86</w:t>
      </w:r>
      <w:r w:rsidR="001978EC" w:rsidRPr="000847DF">
        <w:rPr>
          <w:rFonts w:ascii="Times New Roman" w:hAnsi="Times New Roman" w:cs="Times New Roman"/>
        </w:rPr>
        <w:fldChar w:fldCharType="end"/>
      </w:r>
      <w:r w:rsidRPr="000847DF">
        <w:rPr>
          <w:rFonts w:ascii="Times New Roman" w:hAnsi="Times New Roman" w:cs="Times New Roman"/>
        </w:rPr>
        <w:t>. In such instances, strategies such as NT or AF may be more beneficial in arid environments as suggested by the gain increase observed in 0.05–0.20 aridity range. Such pronounced benefits for the implementation of such SCPs in arid regions, suggest that these practices may be particularly advantageous in water-limited environments where conventional methods often lead to soil degradation and reduced productivity. This further highlight the potential of these practices to enhance resilience and productivity under increasingly dry conditions</w:t>
      </w:r>
      <w:r w:rsidR="00DB733D"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&lt;EndNote&gt;&lt;Cite&gt;&lt;Author&gt;Pittelkow&lt;/Author&gt;&lt;Year&gt;2015&lt;/Year&gt;&lt;RecNum&gt;33&lt;/RecNum&gt;&lt;DisplayText&gt;&lt;style face="superscript"&gt;15,87&lt;/style&gt;&lt;/DisplayText&gt;&lt;record&gt;&lt;rec-number&gt;33&lt;/rec-number&gt;&lt;foreign-keys&gt;&lt;key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Cite&gt;&lt;Author&gt;Kuyah&lt;/Author&gt;&lt;Year&gt;2019&lt;/Year&gt;&lt;RecNum&gt;250&lt;/RecNum&gt;&lt;record&gt;&lt;rec-number&gt;250&lt;/rec-number&gt;&lt;foreign-keys&gt;&lt;key app="EN" db-id="5va0eddeq9tsxle0sr8xd2thpfv2t0a0dfxs" timestamp="1734436203"&gt;250&lt;/key&gt;&lt;/foreign-keys&gt;&lt;ref-type name="Journal Article"&gt;17&lt;/ref-type&gt;&lt;contributors&gt;&lt;authors&gt;&lt;author&gt;Kuyah, Shem&lt;/author&gt;&lt;author&gt;Whitney, Cory W&lt;/author&gt;&lt;author&gt;Jonsson, Mattias&lt;/author&gt;&lt;author&gt;Sileshi, Gudeta W&lt;/author&gt;&lt;author&gt;Öborn, Ingrid&lt;/author&gt;&lt;author&gt;Muthuri, Catherine W&lt;/author&gt;&lt;author&gt;Luedeling, Eike&lt;/author&gt;&lt;/authors&gt;&lt;/contributors&gt;&lt;titles&gt;&lt;title&gt;Agroforestry delivers a win-win solution for ecosystem services in sub-Saharan Africa. A meta-analysis&lt;/title&gt;&lt;secondary-title&gt;Agronomy for Sustainable Development&lt;/secondary-title&gt;&lt;/titles&gt;&lt;periodical&gt;&lt;full-title&gt;Agronomy for Sustainable Development&lt;/full-title&gt;&lt;/periodical&gt;&lt;pages&gt;1-18&lt;/pages&gt;&lt;volume&gt;39&lt;/volume&gt;&lt;dates&gt;&lt;year&gt;2019&lt;/year&gt;&lt;/dates&gt;&lt;isbn&gt;1774-0746&lt;/isbn&gt;&lt;urls&gt;&lt;/urls&gt;&lt;/record&gt;&lt;/Cite&gt;&lt;/EndNote&gt;</w:instrText>
      </w:r>
      <w:r w:rsidR="00DB733D"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15,87</w:t>
      </w:r>
      <w:r w:rsidR="00DB733D" w:rsidRPr="000847DF">
        <w:rPr>
          <w:rFonts w:ascii="Times New Roman" w:hAnsi="Times New Roman" w:cs="Times New Roman"/>
        </w:rPr>
        <w:fldChar w:fldCharType="end"/>
      </w:r>
      <w:r w:rsidRPr="000847DF">
        <w:rPr>
          <w:rFonts w:ascii="Times New Roman" w:hAnsi="Times New Roman" w:cs="Times New Roman"/>
        </w:rPr>
        <w:t>, a finding that is especially relevant given the projected expansion of arid zones due to climate change</w:t>
      </w:r>
      <w:r w:rsidR="00D5735A"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&lt;EndNote&gt;&lt;Cite&gt;&lt;Author&gt;IPCC&lt;/Author&gt;&lt;Year&gt;2021&lt;/Year&gt;&lt;RecNum&gt;350&lt;/RecNum&gt;&lt;DisplayText&gt;&lt;style face="superscript"&gt;88&lt;/style&gt;&lt;/DisplayText&gt;&lt;record&gt;&lt;rec-number&gt;350&lt;/rec-number&gt;&lt;foreign-keys&gt;&lt;key app="EN" db-id="5va0eddeq9tsxle0sr8xd2thpfv2t0a0dfxs" timestamp="1748604730"&gt;350&lt;/key&gt;&lt;/foreign-keys&gt;&lt;ref-type name="Report"&gt;27&lt;/ref-type&gt;&lt;contributors&gt;&lt;authors&gt;&lt;author&gt;IPCC&lt;/author&gt;&lt;/authors&gt;&lt;secondary-authors&gt;&lt;author&gt;Masson-Delmotte, V., P. Zhai, A. Pirani, S.L. Connors, C. Péan, S. Berger, N. Caud, Y. Chen, L. Goldfarb, M.I. Gomis, M. Huang, K. Leitzell, E. Lonnoy, J.B.R. Matthews, T.K. Maycock, T. Waterfield, O. Yelekçi, R. Yu, and B. Zhou&lt;/author&gt;&lt;/secondary-authors&gt;&lt;/contributors&gt;&lt;titles&gt;&lt;title&gt;Climate Change 2021: The Physical Science Basis. Contribution of Working Group I to the Sixth Assessment Report of the Intergovernmental Panel on Climate Change&lt;/title&gt;&lt;/titles&gt;&lt;dates&gt;&lt;year&gt;2021&lt;/year&gt;&lt;/dates&gt;&lt;publisher&gt;Cambridge University Press, Cambridge, United Kingdom and New York, NY, USA, In press,&lt;/publisher&gt;&lt;urls&gt;&lt;/urls&gt;&lt;electronic-resource-num&gt;10.1017/9781009157896.&lt;/electronic-resource-num&gt;&lt;/record&gt;&lt;/Cite&gt;&lt;/EndNote&gt;</w:instrText>
      </w:r>
      <w:r w:rsidR="00D5735A"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88</w:t>
      </w:r>
      <w:r w:rsidR="00D5735A" w:rsidRPr="000847DF">
        <w:rPr>
          <w:rFonts w:ascii="Times New Roman" w:hAnsi="Times New Roman" w:cs="Times New Roman"/>
        </w:rPr>
        <w:fldChar w:fldCharType="end"/>
      </w:r>
      <w:r w:rsidRPr="000847DF">
        <w:rPr>
          <w:rFonts w:ascii="Times New Roman" w:hAnsi="Times New Roman" w:cs="Times New Roman"/>
        </w:rPr>
        <w:t>. In more humid regions (aridity index &gt;</w:t>
      </w:r>
      <w:r w:rsidR="10A545C8" w:rsidRPr="000847DF">
        <w:rPr>
          <w:rFonts w:ascii="Times New Roman" w:hAnsi="Times New Roman" w:cs="Times New Roman"/>
        </w:rPr>
        <w:t xml:space="preserve"> </w:t>
      </w:r>
      <w:r w:rsidRPr="000847DF">
        <w:rPr>
          <w:rFonts w:ascii="Times New Roman" w:hAnsi="Times New Roman" w:cs="Times New Roman"/>
        </w:rPr>
        <w:t>0.50), AF showed highest yield gain especially in temperate regions compared to CC. These practices likely enhance nutrient cycling, prevent erosion, and improve soil structure—benefits that are especially valuable in wetter environments where nutrient loss</w:t>
      </w:r>
      <w:r w:rsidR="00704B58" w:rsidRPr="000847DF">
        <w:rPr>
          <w:rFonts w:ascii="Times New Roman" w:hAnsi="Times New Roman" w:cs="Times New Roman"/>
        </w:rPr>
        <w:t>es</w:t>
      </w:r>
      <w:r w:rsidRPr="000847DF">
        <w:rPr>
          <w:rFonts w:ascii="Times New Roman" w:hAnsi="Times New Roman" w:cs="Times New Roman"/>
        </w:rPr>
        <w:t xml:space="preserve"> and leaching are </w:t>
      </w:r>
      <w:r w:rsidR="00D5735A" w:rsidRPr="000847DF">
        <w:rPr>
          <w:rFonts w:ascii="Times New Roman" w:hAnsi="Times New Roman" w:cs="Times New Roman"/>
        </w:rPr>
        <w:t xml:space="preserve">more susceptible. </w:t>
      </w:r>
    </w:p>
    <w:p w14:paraId="687C0C11" w14:textId="77777777" w:rsidR="00C80293" w:rsidRPr="000847DF" w:rsidRDefault="00C80293" w:rsidP="00C80293">
      <w:pPr>
        <w:spacing w:after="0" w:line="240" w:lineRule="auto"/>
        <w:jc w:val="both"/>
        <w:rPr>
          <w:rFonts w:ascii="Times New Roman" w:hAnsi="Times New Roman" w:cs="Times New Roman"/>
        </w:rPr>
      </w:pPr>
    </w:p>
    <w:p w14:paraId="79E7C635"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soil properties</w:t>
      </w:r>
    </w:p>
    <w:p w14:paraId="11933D25" w14:textId="030A21A4" w:rsidR="00DB2A9C"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Analysis showed that most of SCPs significantly increased crop yields in soils with low organic carbon (&lt;</w:t>
      </w:r>
      <w:r w:rsidR="799AE090" w:rsidRPr="000847DF">
        <w:rPr>
          <w:rFonts w:ascii="Times New Roman" w:hAnsi="Times New Roman" w:cs="Times New Roman"/>
        </w:rPr>
        <w:t xml:space="preserve"> </w:t>
      </w:r>
      <w:r w:rsidRPr="000847DF">
        <w:rPr>
          <w:rFonts w:ascii="Times New Roman" w:hAnsi="Times New Roman" w:cs="Times New Roman"/>
        </w:rPr>
        <w:t>10 g/kg), coarse texture, and either acidic or alkaline pH, particularly in nutrient-poor conditions such as low to moderate phosphorus levels and low to medium bulk density. These findings suggest that SCPs are particularly effective in nutrient-poor or structurally degraded soils, likely due to their role in enhancing nutrient cycling, improving soil structure, and increasing biological activity</w:t>
      </w:r>
      <w:r w:rsidR="00864E24" w:rsidRPr="000847DF">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ODksOTA8L3N0eWxlPjwvRGlzcGxheVRleHQ+PHJlY29yZD48cmVjLW51bWJlcj4zNTE8L3JlYy1u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ODksOTA8L3N0eWxlPjwvRGlzcGxheVRleHQ+PHJlY29yZD48cmVjLW51bWJlcj4zNTE8L3JlYy1u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864E24" w:rsidRPr="000847DF">
        <w:rPr>
          <w:rFonts w:ascii="Times New Roman" w:hAnsi="Times New Roman" w:cs="Times New Roman"/>
        </w:rPr>
      </w:r>
      <w:r w:rsidR="00864E24"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15,89,90</w:t>
      </w:r>
      <w:r w:rsidR="00864E24" w:rsidRPr="000847DF">
        <w:rPr>
          <w:rFonts w:ascii="Times New Roman" w:hAnsi="Times New Roman" w:cs="Times New Roman"/>
        </w:rPr>
        <w:fldChar w:fldCharType="end"/>
      </w:r>
      <w:r w:rsidR="00864E24" w:rsidRPr="000847DF">
        <w:rPr>
          <w:rFonts w:ascii="Times New Roman" w:hAnsi="Times New Roman" w:cs="Times New Roman"/>
        </w:rPr>
        <w:t xml:space="preserve">. </w:t>
      </w:r>
      <w:r w:rsidRPr="000847DF">
        <w:rPr>
          <w:rFonts w:ascii="Times New Roman" w:hAnsi="Times New Roman" w:cs="Times New Roman"/>
        </w:rPr>
        <w:t xml:space="preserve">This is further corroborated in the ES distribution in the different soil types, with the greatest yield improvements seen in marginal soil types like </w:t>
      </w:r>
      <w:proofErr w:type="spellStart"/>
      <w:r w:rsidRPr="000847DF">
        <w:rPr>
          <w:rFonts w:ascii="Times New Roman" w:hAnsi="Times New Roman" w:cs="Times New Roman"/>
        </w:rPr>
        <w:t>Lixisols</w:t>
      </w:r>
      <w:proofErr w:type="spellEnd"/>
      <w:r w:rsidRPr="000847DF">
        <w:rPr>
          <w:rFonts w:ascii="Times New Roman" w:hAnsi="Times New Roman" w:cs="Times New Roman"/>
        </w:rPr>
        <w:t xml:space="preserve">, </w:t>
      </w:r>
      <w:proofErr w:type="spellStart"/>
      <w:r w:rsidRPr="000847DF">
        <w:rPr>
          <w:rFonts w:ascii="Times New Roman" w:hAnsi="Times New Roman" w:cs="Times New Roman"/>
        </w:rPr>
        <w:t>Arenosols</w:t>
      </w:r>
      <w:proofErr w:type="spellEnd"/>
      <w:r w:rsidRPr="000847DF">
        <w:rPr>
          <w:rFonts w:ascii="Times New Roman" w:hAnsi="Times New Roman" w:cs="Times New Roman"/>
        </w:rPr>
        <w:t xml:space="preserve">, and </w:t>
      </w:r>
      <w:proofErr w:type="spellStart"/>
      <w:r w:rsidRPr="000847DF">
        <w:rPr>
          <w:rFonts w:ascii="Times New Roman" w:hAnsi="Times New Roman" w:cs="Times New Roman"/>
        </w:rPr>
        <w:t>Calcisols</w:t>
      </w:r>
      <w:proofErr w:type="spellEnd"/>
      <w:r w:rsidRPr="000847DF">
        <w:rPr>
          <w:rFonts w:ascii="Times New Roman" w:hAnsi="Times New Roman" w:cs="Times New Roman"/>
        </w:rPr>
        <w:t xml:space="preserve">, while yield declines occurred in more chemically or physically constrained soils such as </w:t>
      </w:r>
      <w:proofErr w:type="spellStart"/>
      <w:r w:rsidRPr="000847DF">
        <w:rPr>
          <w:rFonts w:ascii="Times New Roman" w:hAnsi="Times New Roman" w:cs="Times New Roman"/>
        </w:rPr>
        <w:t>Alisols</w:t>
      </w:r>
      <w:proofErr w:type="spellEnd"/>
      <w:r w:rsidRPr="000847DF">
        <w:rPr>
          <w:rFonts w:ascii="Times New Roman" w:hAnsi="Times New Roman" w:cs="Times New Roman"/>
        </w:rPr>
        <w:t xml:space="preserve"> and </w:t>
      </w:r>
      <w:proofErr w:type="spellStart"/>
      <w:r w:rsidRPr="000847DF">
        <w:rPr>
          <w:rFonts w:ascii="Times New Roman" w:hAnsi="Times New Roman" w:cs="Times New Roman"/>
        </w:rPr>
        <w:t>Gleysols</w:t>
      </w:r>
      <w:proofErr w:type="spellEnd"/>
      <w:r w:rsidRPr="000847DF">
        <w:rPr>
          <w:rFonts w:ascii="Times New Roman" w:hAnsi="Times New Roman" w:cs="Times New Roman"/>
        </w:rPr>
        <w:t>.</w:t>
      </w:r>
    </w:p>
    <w:p w14:paraId="488450C7" w14:textId="77777777" w:rsidR="00864E24" w:rsidRPr="000847DF" w:rsidRDefault="00864E24" w:rsidP="00C80293">
      <w:pPr>
        <w:spacing w:after="0" w:line="240" w:lineRule="auto"/>
        <w:jc w:val="both"/>
        <w:rPr>
          <w:rFonts w:ascii="Times New Roman" w:hAnsi="Times New Roman" w:cs="Times New Roman"/>
        </w:rPr>
      </w:pPr>
    </w:p>
    <w:p w14:paraId="1B6C000B" w14:textId="6657D22C"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 xml:space="preserve">However, AF and CC </w:t>
      </w:r>
      <w:r w:rsidR="00864E24" w:rsidRPr="000847DF">
        <w:rPr>
          <w:rFonts w:ascii="Times New Roman" w:hAnsi="Times New Roman" w:cs="Times New Roman"/>
        </w:rPr>
        <w:t>only</w:t>
      </w:r>
      <w:r w:rsidRPr="000847DF">
        <w:rPr>
          <w:rFonts w:ascii="Times New Roman" w:hAnsi="Times New Roman" w:cs="Times New Roman"/>
        </w:rPr>
        <w:t xml:space="preserve"> sustained moderate gains in higher SOC conditions, reflecting diminishing returns in already fertile environments. Coarse-textured soils recorded positive yield effects across all SCPs except OF, with statistically significant results under CC (9%) and NT (3%), consistent with evidence that conservation practices improve water retention and soil structure in sandy soils</w:t>
      </w:r>
      <w:r w:rsidR="00864E24"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&lt;EndNote&gt;&lt;Cite&gt;&lt;Author&gt;Blanco-Canqui&lt;/Author&gt;&lt;Year&gt;2009&lt;/Year&gt;&lt;RecNum&gt;353&lt;/RecNum&gt;&lt;DisplayText&gt;&lt;style face="superscript"&gt;91&lt;/style&gt;&lt;/DisplayText&gt;&lt;record&gt;&lt;rec-number&gt;353&lt;/rec-number&gt;&lt;foreign-keys&gt;&lt;key app="EN" db-id="5va0eddeq9tsxle0sr8xd2thpfv2t0a0dfxs" timestamp="1748606117"&gt;353&lt;/key&gt;&lt;/foreign-keys&gt;&lt;ref-type name="Journal Article"&gt;17&lt;/ref-type&gt;&lt;contributors&gt;&lt;authors&gt;&lt;author&gt;Blanco-Canqui, Humberto&lt;/author&gt;&lt;author&gt;Lal, Rattan&lt;/author&gt;&lt;/authors&gt;&lt;/contributors&gt;&lt;titles&gt;&lt;title&gt;Crop residue removal impacts on soil productivity and environmental quality&lt;/title&gt;&lt;secondary-title&gt;Critical reviews in plant science&lt;/secondary-title&gt;&lt;/titles&gt;&lt;periodical&gt;&lt;full-title&gt;Critical reviews in plant science&lt;/full-title&gt;&lt;/periodical&gt;&lt;pages&gt;139-163&lt;/pages&gt;&lt;volume&gt;28&lt;/volume&gt;&lt;number&gt;3&lt;/number&gt;&lt;dates&gt;&lt;year&gt;2009&lt;/year&gt;&lt;/dates&gt;&lt;isbn&gt;0735-2689&lt;/isbn&gt;&lt;urls&gt;&lt;/urls&gt;&lt;/record&gt;&lt;/Cite&gt;&lt;/EndNote&gt;</w:instrText>
      </w:r>
      <w:r w:rsidR="00864E24"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91</w:t>
      </w:r>
      <w:r w:rsidR="00864E24" w:rsidRPr="000847DF">
        <w:rPr>
          <w:rFonts w:ascii="Times New Roman" w:hAnsi="Times New Roman" w:cs="Times New Roman"/>
        </w:rPr>
        <w:fldChar w:fldCharType="end"/>
      </w:r>
      <w:r w:rsidR="00D1388A" w:rsidRPr="000847DF">
        <w:rPr>
          <w:rFonts w:ascii="Times New Roman" w:hAnsi="Times New Roman" w:cs="Times New Roman"/>
        </w:rPr>
        <w:t xml:space="preserve">. </w:t>
      </w:r>
      <w:r w:rsidRPr="000847DF">
        <w:rPr>
          <w:rFonts w:ascii="Times New Roman" w:hAnsi="Times New Roman" w:cs="Times New Roman"/>
        </w:rPr>
        <w:t>Specificities such as yield reductions in neutral pH soils and high phosphorus soils (&gt;</w:t>
      </w:r>
      <w:r w:rsidR="28EE8F4A" w:rsidRPr="000847DF">
        <w:rPr>
          <w:rFonts w:ascii="Times New Roman" w:hAnsi="Times New Roman" w:cs="Times New Roman"/>
        </w:rPr>
        <w:t xml:space="preserve"> </w:t>
      </w:r>
      <w:r w:rsidRPr="000847DF">
        <w:rPr>
          <w:rFonts w:ascii="Times New Roman" w:hAnsi="Times New Roman" w:cs="Times New Roman"/>
        </w:rPr>
        <w:t xml:space="preserve">21.4 mg/kg) under certain SCPs – CC, NT, OF - may reflect nutrient imbalances or diminished relative benefits in already fertile systems. </w:t>
      </w:r>
    </w:p>
    <w:p w14:paraId="194A70C7" w14:textId="77777777" w:rsidR="00C80293" w:rsidRPr="000847DF" w:rsidRDefault="00C80293" w:rsidP="00C80293">
      <w:pPr>
        <w:spacing w:after="0" w:line="240" w:lineRule="auto"/>
        <w:jc w:val="both"/>
        <w:rPr>
          <w:rFonts w:ascii="Times New Roman" w:hAnsi="Times New Roman" w:cs="Times New Roman"/>
        </w:rPr>
      </w:pPr>
    </w:p>
    <w:p w14:paraId="57D54068" w14:textId="0F1C8C3C"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The significant yield increase observed in AF systems under high phosphorus levels (&gt;</w:t>
      </w:r>
      <w:r w:rsidR="0669C520" w:rsidRPr="000847DF">
        <w:rPr>
          <w:rFonts w:ascii="Times New Roman" w:hAnsi="Times New Roman" w:cs="Times New Roman"/>
        </w:rPr>
        <w:t xml:space="preserve"> </w:t>
      </w:r>
      <w:r w:rsidRPr="000847DF">
        <w:rPr>
          <w:rFonts w:ascii="Times New Roman" w:hAnsi="Times New Roman" w:cs="Times New Roman"/>
        </w:rPr>
        <w:t xml:space="preserve">21.4 mg/kg) aligns with research showing that while AF systems enhance nutrient cycling, they still benefit from phosphorus supplementation, especially in P-deficient soils. </w:t>
      </w:r>
      <w:r w:rsidR="005243B7" w:rsidRPr="000847DF">
        <w:rPr>
          <w:rFonts w:ascii="Times New Roman" w:hAnsi="Times New Roman" w:cs="Times New Roman"/>
        </w:rPr>
        <w:t xml:space="preserve">Phosphorus is often a limiting nutrient in </w:t>
      </w:r>
      <w:r w:rsidR="005243B7" w:rsidRPr="000847DF">
        <w:rPr>
          <w:rFonts w:ascii="Times New Roman" w:hAnsi="Times New Roman" w:cs="Times New Roman"/>
        </w:rPr>
        <w:lastRenderedPageBreak/>
        <w:t xml:space="preserve">weathered tropical soils because it becomes fixed and unavailable to plants. </w:t>
      </w:r>
      <w:r w:rsidR="003F7819" w:rsidRPr="000847DF">
        <w:rPr>
          <w:rFonts w:ascii="Times New Roman" w:hAnsi="Times New Roman" w:cs="Times New Roman"/>
        </w:rPr>
        <w:t>However, i</w:t>
      </w:r>
      <w:r w:rsidR="005243B7" w:rsidRPr="000847DF">
        <w:rPr>
          <w:rFonts w:ascii="Times New Roman" w:hAnsi="Times New Roman" w:cs="Times New Roman"/>
        </w:rPr>
        <w:t xml:space="preserve">ts availability is crucial for both plant growth and biological nitrogen fixation, particularly in leguminous tree species commonly found in </w:t>
      </w:r>
      <w:r w:rsidRPr="000847DF">
        <w:rPr>
          <w:rFonts w:ascii="Times New Roman" w:hAnsi="Times New Roman" w:cs="Times New Roman"/>
        </w:rPr>
        <w:t>AF</w:t>
      </w:r>
      <w:r w:rsidR="005243B7" w:rsidRPr="000847DF">
        <w:rPr>
          <w:rFonts w:ascii="Times New Roman" w:hAnsi="Times New Roman" w:cs="Times New Roman"/>
        </w:rPr>
        <w:t xml:space="preserve"> systems</w:t>
      </w:r>
      <w:r w:rsidR="00401431"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&lt;EndNote&gt;&lt;Cite&gt;&lt;Author&gt;Solangi&lt;/Author&gt;&lt;Year&gt;2024&lt;/Year&gt;&lt;RecNum&gt;357&lt;/RecNum&gt;&lt;DisplayText&gt;&lt;style face="superscript"&gt;92,93&lt;/style&gt;&lt;/DisplayText&gt;&lt;record&gt;&lt;rec-number&gt;357&lt;/rec-number&gt;&lt;foreign-keys&gt;&lt;key app="EN" db-id="5va0eddeq9tsxle0sr8xd2thpfv2t0a0dfxs" timestamp="1749018450"&gt;357&lt;/key&gt;&lt;/foreign-keys&gt;&lt;ref-type name="Journal Article"&gt;17&lt;/ref-type&gt;&lt;contributors&gt;&lt;authors&gt;&lt;author&gt;Solangi, Farheen&lt;/author&gt;&lt;author&gt;Zhu, Xingye&lt;/author&gt;&lt;author&gt;Solangi, Kashif Ali&lt;/author&gt;&lt;author&gt;Iqbal, Rashid&lt;/author&gt;&lt;author&gt;Elshikh, Mohamed S&lt;/author&gt;&lt;author&gt;Alarjani, Khaloud Mohammed&lt;/author&gt;&lt;author&gt;Elsalahy, Heba H&lt;/author&gt;&lt;/authors&gt;&lt;/contributors&gt;&lt;titles&gt;&lt;title&gt;Responses of soil enzymatic activities and microbial biomass phosphorus to improve nutrient accumulation abilities in leguminous species&lt;/title&gt;&lt;secondary-title&gt;Scientific Reports&lt;/secondary-title&gt;&lt;/titles&gt;&lt;periodical&gt;&lt;full-title&gt;Scientific Reports&lt;/full-title&gt;&lt;/periodical&gt;&lt;pages&gt;11139&lt;/pages&gt;&lt;volume&gt;14&lt;/volume&gt;&lt;number&gt;1&lt;/number&gt;&lt;dates&gt;&lt;year&gt;2024&lt;/year&gt;&lt;/dates&gt;&lt;isbn&gt;2045-2322&lt;/isbn&gt;&lt;urls&gt;&lt;/urls&gt;&lt;/record&gt;&lt;/Cite&gt;&lt;Cite&gt;&lt;Author&gt;Hu&lt;/Author&gt;&lt;Year&gt;2025&lt;/Year&gt;&lt;RecNum&gt;356&lt;/RecNum&gt;&lt;record&gt;&lt;rec-number&gt;356&lt;/rec-number&gt;&lt;foreign-keys&gt;&lt;key app="EN" db-id="5va0eddeq9tsxle0sr8xd2thpfv2t0a0dfxs" timestamp="1749017309"&gt;356&lt;/key&gt;&lt;/foreign-keys&gt;&lt;ref-type name="Journal Article"&gt;17&lt;/ref-type&gt;&lt;contributors&gt;&lt;authors&gt;&lt;author&gt;Hu, Nan&lt;/author&gt;&lt;author&gt;Mao, Qinggong&lt;/author&gt;&lt;author&gt;Zheng, Liang&lt;/author&gt;&lt;author&gt;Sun, Xibin&lt;/author&gt;&lt;author&gt;Hong, Yixue&lt;/author&gt;&lt;author&gt;Yang, Yi&lt;/author&gt;&lt;author&gt;Chen, Jiarong&lt;/author&gt;&lt;author&gt;Chen, Hao&lt;/author&gt;&lt;/authors&gt;&lt;/contributors&gt;&lt;titles&gt;&lt;title&gt;Increasing phosphorus limitation with tree age in tropical forests&lt;/title&gt;&lt;secondary-title&gt;Plant and Soil&lt;/secondary-title&gt;&lt;/titles&gt;&lt;periodical&gt;&lt;full-title&gt;Plant and Soil&lt;/full-title&gt;&lt;/periodical&gt;&lt;pages&gt;1-13&lt;/pages&gt;&lt;dates&gt;&lt;year&gt;2025&lt;/year&gt;&lt;/dates&gt;&lt;isbn&gt;1573-5036&lt;/isbn&gt;&lt;urls&gt;&lt;/urls&gt;&lt;/record&gt;&lt;/Cite&gt;&lt;/EndNote&gt;</w:instrText>
      </w:r>
      <w:r w:rsidR="00401431"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92,93</w:t>
      </w:r>
      <w:r w:rsidR="00401431" w:rsidRPr="000847DF">
        <w:rPr>
          <w:rFonts w:ascii="Times New Roman" w:hAnsi="Times New Roman" w:cs="Times New Roman"/>
        </w:rPr>
        <w:fldChar w:fldCharType="end"/>
      </w:r>
      <w:r w:rsidR="00401431" w:rsidRPr="000847DF">
        <w:rPr>
          <w:rFonts w:ascii="Times New Roman" w:hAnsi="Times New Roman" w:cs="Times New Roman"/>
        </w:rPr>
        <w:t xml:space="preserve">. </w:t>
      </w:r>
      <w:r w:rsidRPr="000847DF">
        <w:rPr>
          <w:rFonts w:ascii="Times New Roman" w:hAnsi="Times New Roman" w:cs="Times New Roman"/>
        </w:rPr>
        <w:t>Studies have shown that P inputs can stimulate microbial activity, mycorrhizal associations, and root development, resulting in greater nutrient uptake and biomass production</w:t>
      </w:r>
      <w:r w:rsidR="00401431"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&lt;EndNote&gt;&lt;Cite&gt;&lt;Author&gt;Clausing&lt;/Author&gt;&lt;Year&gt;2020&lt;/Year&gt;&lt;RecNum&gt;360&lt;/RecNum&gt;&lt;DisplayText&gt;&lt;style face="superscript"&gt;94,95&lt;/style&gt;&lt;/DisplayText&gt;&lt;record&gt;&lt;rec-number&gt;360&lt;/rec-number&gt;&lt;foreign-keys&gt;&lt;key app="EN" db-id="5va0eddeq9tsxle0sr8xd2thpfv2t0a0dfxs" timestamp="1749018790"&gt;360&lt;/key&gt;&lt;/foreign-keys&gt;&lt;ref-type name="Journal Article"&gt;17&lt;/ref-type&gt;&lt;contributors&gt;&lt;authors&gt;&lt;author&gt;Clausing, Simon&lt;/author&gt;&lt;author&gt;Polle, Andrea&lt;/author&gt;&lt;/authors&gt;&lt;/contributors&gt;&lt;titles&gt;&lt;title&gt;Mycorrhizal phosphorus efficiencies and microbial competition drive root P uptake&lt;/title&gt;&lt;secondary-title&gt;Frontiers in Forests and Global Change&lt;/secondary-title&gt;&lt;/titles&gt;&lt;periodical&gt;&lt;full-title&gt;Frontiers in Forests and Global Change&lt;/full-title&gt;&lt;/periodical&gt;&lt;pages&gt;54&lt;/pages&gt;&lt;volume&gt;3&lt;/volume&gt;&lt;dates&gt;&lt;year&gt;2020&lt;/year&gt;&lt;/dates&gt;&lt;isbn&gt;2624-893X&lt;/isbn&gt;&lt;urls&gt;&lt;/urls&gt;&lt;/record&gt;&lt;/Cite&gt;&lt;Cite&gt;&lt;Author&gt;Jansa&lt;/Author&gt;&lt;Year&gt;2010&lt;/Year&gt;&lt;RecNum&gt;361&lt;/RecNum&gt;&lt;record&gt;&lt;rec-number&gt;361&lt;/rec-number&gt;&lt;foreign-keys&gt;&lt;key app="EN" db-id="5va0eddeq9tsxle0sr8xd2thpfv2t0a0dfxs" timestamp="1749019358"&gt;361&lt;/key&gt;&lt;/foreign-keys&gt;&lt;ref-type name="Book Section"&gt;5&lt;/ref-type&gt;&lt;contributors&gt;&lt;authors&gt;&lt;author&gt;Jansa, Jan&lt;/author&gt;&lt;author&gt;Finlay, Roger&lt;/author&gt;&lt;author&gt;Wallander, Håkan&lt;/author&gt;&lt;author&gt;Smith, F Andrew&lt;/author&gt;&lt;author&gt;Smith, Sally E&lt;/author&gt;&lt;/authors&gt;&lt;/contributors&gt;&lt;titles&gt;&lt;title&gt;Role of mycorrhizal symbioses in phosphorus cycling&lt;/title&gt;&lt;secondary-title&gt;Phosphorus in action: biological processes in soil phosphorus cycling&lt;/secondary-title&gt;&lt;/titles&gt;&lt;pages&gt;137-168&lt;/pages&gt;&lt;dates&gt;&lt;year&gt;2010&lt;/year&gt;&lt;/dates&gt;&lt;publisher&gt;Springer&lt;/publisher&gt;&lt;urls&gt;&lt;/urls&gt;&lt;/record&gt;&lt;/Cite&gt;&lt;/EndNote&gt;</w:instrText>
      </w:r>
      <w:r w:rsidR="00401431"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94,95</w:t>
      </w:r>
      <w:r w:rsidR="00401431" w:rsidRPr="000847DF">
        <w:rPr>
          <w:rFonts w:ascii="Times New Roman" w:hAnsi="Times New Roman" w:cs="Times New Roman"/>
        </w:rPr>
        <w:fldChar w:fldCharType="end"/>
      </w:r>
      <w:r w:rsidR="007F59D3" w:rsidRPr="000847DF">
        <w:rPr>
          <w:rFonts w:ascii="Times New Roman" w:hAnsi="Times New Roman" w:cs="Times New Roman"/>
        </w:rPr>
        <w:t xml:space="preserve">. </w:t>
      </w:r>
      <w:r w:rsidRPr="000847DF">
        <w:rPr>
          <w:rFonts w:ascii="Times New Roman" w:hAnsi="Times New Roman" w:cs="Times New Roman"/>
        </w:rPr>
        <w:t xml:space="preserve">Thus, the 38% yield increase under high P in AF systems likely reflects the combined effects of improved nutrient acquisition, soil structure, and biological activity, supporting the idea that targeted P application in nutrient-poor soils can </w:t>
      </w:r>
      <w:r w:rsidR="008C5B3C" w:rsidRPr="000847DF">
        <w:rPr>
          <w:rFonts w:ascii="Times New Roman" w:hAnsi="Times New Roman" w:cs="Times New Roman"/>
        </w:rPr>
        <w:t xml:space="preserve">enhance </w:t>
      </w:r>
      <w:r w:rsidRPr="000847DF">
        <w:rPr>
          <w:rFonts w:ascii="Times New Roman" w:hAnsi="Times New Roman" w:cs="Times New Roman"/>
        </w:rPr>
        <w:t>the productivity of agroforestry systems.</w:t>
      </w:r>
    </w:p>
    <w:p w14:paraId="2B14C5E0" w14:textId="77777777" w:rsidR="00C80293" w:rsidRPr="000847DF" w:rsidRDefault="00C80293" w:rsidP="00C80293">
      <w:pPr>
        <w:spacing w:after="0" w:line="240" w:lineRule="auto"/>
        <w:jc w:val="both"/>
        <w:rPr>
          <w:rFonts w:ascii="Times New Roman" w:hAnsi="Times New Roman" w:cs="Times New Roman"/>
        </w:rPr>
      </w:pPr>
    </w:p>
    <w:p w14:paraId="56F7F206" w14:textId="77777777" w:rsidR="00C80293" w:rsidRPr="000847DF" w:rsidRDefault="00C80293" w:rsidP="00BB5E91">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topographic variables</w:t>
      </w:r>
    </w:p>
    <w:p w14:paraId="497AA7F9" w14:textId="715AE25C" w:rsidR="009C2E63" w:rsidRPr="000847DF" w:rsidRDefault="00C80293" w:rsidP="00BB5E91">
      <w:pPr>
        <w:pStyle w:val="Heading1"/>
        <w:spacing w:before="0" w:beforeAutospacing="0" w:after="0" w:afterAutospacing="0"/>
      </w:pPr>
      <w:r w:rsidRPr="000847DF">
        <w:rPr>
          <w:rFonts w:eastAsiaTheme="minorEastAsia"/>
          <w:kern w:val="2"/>
          <w14:ligatures w14:val="standardContextual"/>
        </w:rPr>
        <w:t>Recent studies confirm that yield responses to SCPs vary with slope, landform</w:t>
      </w:r>
      <w:r w:rsidRPr="000847DF">
        <w:t xml:space="preserve"> and elevation, largely due to differences in soil moisture, erosion, and microclimate</w:t>
      </w:r>
      <w:r w:rsidR="00AC781C" w:rsidRPr="000847DF">
        <w:fldChar w:fldCharType="begin"/>
      </w:r>
      <w:r w:rsidR="005D0D16" w:rsidRPr="000847DF">
        <w:instrText xml:space="preserve"> ADDIN EN.CITE &lt;EndNote&gt;&lt;Cite&gt;&lt;Author&gt;Gao&lt;/Author&gt;&lt;Year&gt;2020&lt;/Year&gt;&lt;RecNum&gt;362&lt;/RecNum&gt;&lt;DisplayText&gt;&lt;style face="superscript"&gt;96,97&lt;/style&gt;&lt;/DisplayText&gt;&lt;record&gt;&lt;rec-number&gt;362&lt;/rec-number&gt;&lt;foreign-keys&gt;&lt;key app="EN" db-id="5va0eddeq9tsxle0sr8xd2thpfv2t0a0dfxs" timestamp="1749020350"&gt;362&lt;/key&gt;&lt;/foreign-keys&gt;&lt;ref-type name="Generic"&gt;13&lt;/ref-type&gt;&lt;contributors&gt;&lt;authors&gt;&lt;author&gt;Gao, J&lt;/author&gt;&lt;author&gt;Bai, Y&lt;/author&gt;&lt;author&gt;Cui, H&lt;/author&gt;&lt;author&gt;Zhang, Y&lt;/author&gt;&lt;/authors&gt;&lt;/contributors&gt;&lt;titles&gt;&lt;title&gt;The effect of different crops and slopes on runoff and soil erosion. Water Pract Technol 15 (3): 773–780&lt;/title&gt;&lt;/titles&gt;&lt;dates&gt;&lt;year&gt;2020&lt;/year&gt;&lt;/dates&gt;&lt;urls&gt;&lt;/urls&gt;&lt;/record&gt;&lt;/Cite&gt;&lt;Cite&gt;&lt;Author&gt;Kumhã&lt;/Author&gt;&lt;Year&gt;2011&lt;/Year&gt;&lt;RecNum&gt;363&lt;/RecNum&gt;&lt;record&gt;&lt;rec-number&gt;363&lt;/rec-number&gt;&lt;foreign-keys&gt;&lt;key app="EN" db-id="5va0eddeq9tsxle0sr8xd2thpfv2t0a0dfxs" timestamp="1749020480"&gt;363&lt;/key&gt;&lt;/foreign-keys&gt;&lt;ref-type name="Journal Article"&gt;17&lt;/ref-type&gt;&lt;contributors&gt;&lt;authors&gt;&lt;author&gt;Kumhã, Jitka&lt;/author&gt;&lt;author&gt;Kroulãk, Milan&lt;/author&gt;&lt;/authors&gt;&lt;/contributors&gt;&lt;titles&gt;&lt;title&gt;The impact of topography on soil properties and yield and the effects of weather conditions&lt;/title&gt;&lt;/titles&gt;&lt;dates&gt;&lt;year&gt;2011&lt;/year&gt;&lt;/dates&gt;&lt;isbn&gt;1385-2256&lt;/isbn&gt;&lt;urls&gt;&lt;/urls&gt;&lt;/record&gt;&lt;/Cite&gt;&lt;/EndNote&gt;</w:instrText>
      </w:r>
      <w:r w:rsidR="00AC781C" w:rsidRPr="000847DF">
        <w:fldChar w:fldCharType="separate"/>
      </w:r>
      <w:r w:rsidR="005D0D16" w:rsidRPr="000847DF">
        <w:rPr>
          <w:noProof/>
          <w:vertAlign w:val="superscript"/>
        </w:rPr>
        <w:t>96,97</w:t>
      </w:r>
      <w:r w:rsidR="00AC781C" w:rsidRPr="000847DF">
        <w:fldChar w:fldCharType="end"/>
      </w:r>
      <w:r w:rsidRPr="000847DF">
        <w:t>.</w:t>
      </w:r>
      <w:r w:rsidR="000E7921" w:rsidRPr="000847DF">
        <w:t xml:space="preserve"> </w:t>
      </w:r>
      <w:r w:rsidRPr="000847DF">
        <w:t>Yield responses varied across slope gradients, with the highest gains on gentle (1–5%, 3.4%) and strong slopes (15–30%, 11%)</w:t>
      </w:r>
      <w:r w:rsidR="000F1226" w:rsidRPr="000847DF">
        <w:t xml:space="preserve"> when using the entire dataset</w:t>
      </w:r>
      <w:r w:rsidRPr="000847DF">
        <w:t xml:space="preserve">, suggesting </w:t>
      </w:r>
      <w:r w:rsidR="000E7921" w:rsidRPr="000847DF">
        <w:t xml:space="preserve">positive influence of SCPs in </w:t>
      </w:r>
      <w:r w:rsidRPr="000847DF">
        <w:t>improving infiltration and reducing runoff</w:t>
      </w:r>
      <w:r w:rsidR="000E7921" w:rsidRPr="000847DF">
        <w:t xml:space="preserve"> across different gradient of slopes</w:t>
      </w:r>
      <w:r w:rsidRPr="000847DF">
        <w:t>. Specifically,</w:t>
      </w:r>
      <w:r w:rsidR="00F723D0" w:rsidRPr="000847DF">
        <w:t xml:space="preserve"> AF</w:t>
      </w:r>
      <w:r w:rsidRPr="000847DF">
        <w:t xml:space="preserve"> was most effective on level to gently sloping areas (&lt;</w:t>
      </w:r>
      <w:r w:rsidR="3F7C0D69" w:rsidRPr="000847DF">
        <w:t xml:space="preserve"> </w:t>
      </w:r>
      <w:r w:rsidRPr="000847DF">
        <w:t>15%) and also in high-elevation areas such as mountain slopes and high plains (&gt;</w:t>
      </w:r>
      <w:r w:rsidR="7C6B4094" w:rsidRPr="000847DF">
        <w:t xml:space="preserve"> </w:t>
      </w:r>
      <w:r w:rsidRPr="000847DF">
        <w:t>250 m), likely due to stable soil conditions and effective tree-crop interactions</w:t>
      </w:r>
      <w:r w:rsidR="00353C9B" w:rsidRPr="000847DF">
        <w:fldChar w:fldCharType="begin"/>
      </w:r>
      <w:r w:rsidR="005D0D16" w:rsidRPr="000847DF">
        <w:instrText xml:space="preserve"> ADDIN EN.CITE &lt;EndNote&gt;&lt;Cite&gt;&lt;Author&gt;Fahad&lt;/Author&gt;&lt;Year&gt;2022&lt;/Year&gt;&lt;RecNum&gt;364&lt;/RecNum&gt;&lt;DisplayText&gt;&lt;style face="superscript"&gt;98&lt;/style&gt;&lt;/DisplayText&gt;&lt;record&gt;&lt;rec-number&gt;364&lt;/rec-number&gt;&lt;foreign-keys&gt;&lt;key app="EN" db-id="5va0eddeq9tsxle0sr8xd2thpfv2t0a0dfxs" timestamp="1749021071"&gt;364&lt;/key&gt;&lt;/foreign-keys&gt;&lt;ref-type name="Journal Article"&gt;17&lt;/ref-type&gt;&lt;contributors&gt;&lt;authors&gt;&lt;author&gt;Fahad, Shah&lt;/author&gt;&lt;author&gt;Chavan, Sangram Bhanudas&lt;/author&gt;&lt;author&gt;Chichaghare, Akash Ravindra&lt;/author&gt;&lt;author&gt;Uthappa, Appanderanda Ramani&lt;/author&gt;&lt;author&gt;Kumar, Manish&lt;/author&gt;&lt;author&gt;Kakade, Vijaysinha&lt;/author&gt;&lt;author&gt;Pradhan, Aliza&lt;/author&gt;&lt;author&gt;Jinger, Dinesh&lt;/author&gt;&lt;author&gt;Rawale, Gauri&lt;/author&gt;&lt;author&gt;Yadav, Dinesh Kumar&lt;/author&gt;&lt;/authors&gt;&lt;/contributors&gt;&lt;titles&gt;&lt;title&gt;Agroforestry systems for soil health improvement and maintenance&lt;/title&gt;&lt;secondary-title&gt;Sustainability&lt;/secondary-title&gt;&lt;/titles&gt;&lt;periodical&gt;&lt;full-title&gt;Sustainability&lt;/full-title&gt;&lt;/periodical&gt;&lt;pages&gt;14877&lt;/pages&gt;&lt;volume&gt;14&lt;/volume&gt;&lt;number&gt;22&lt;/number&gt;&lt;dates&gt;&lt;year&gt;2022&lt;/year&gt;&lt;/dates&gt;&lt;isbn&gt;2071-1050&lt;/isbn&gt;&lt;urls&gt;&lt;/urls&gt;&lt;/record&gt;&lt;/Cite&gt;&lt;/EndNote&gt;</w:instrText>
      </w:r>
      <w:r w:rsidR="00353C9B" w:rsidRPr="000847DF">
        <w:fldChar w:fldCharType="separate"/>
      </w:r>
      <w:r w:rsidR="005D0D16" w:rsidRPr="000847DF">
        <w:rPr>
          <w:noProof/>
          <w:vertAlign w:val="superscript"/>
        </w:rPr>
        <w:t>98</w:t>
      </w:r>
      <w:r w:rsidR="00353C9B" w:rsidRPr="000847DF">
        <w:fldChar w:fldCharType="end"/>
      </w:r>
      <w:r w:rsidR="00353C9B" w:rsidRPr="000847DF">
        <w:t xml:space="preserve"> </w:t>
      </w:r>
      <w:r w:rsidRPr="000847DF">
        <w:t>in combination with improved drainage and reduced erosion</w:t>
      </w:r>
      <w:r w:rsidR="00E54A9D" w:rsidRPr="000847DF">
        <w:fldChar w:fldCharType="begin"/>
      </w:r>
      <w:r w:rsidR="005D0D16" w:rsidRPr="000847DF">
        <w:instrText xml:space="preserve"> ADDIN EN.CITE &lt;EndNote&gt;&lt;Cite&gt;&lt;Author&gt;Ngaba&lt;/Author&gt;&lt;Year&gt;2024&lt;/Year&gt;&lt;RecNum&gt;365&lt;/RecNum&gt;&lt;DisplayText&gt;&lt;style face="superscript"&gt;99&lt;/style&gt;&lt;/DisplayText&gt;&lt;record&gt;&lt;rec-number&gt;365&lt;/rec-number&gt;&lt;foreign-keys&gt;&lt;key app="EN" db-id="5va0eddeq9tsxle0sr8xd2thpfv2t0a0dfxs" timestamp="1749022386"&gt;365&lt;/key&gt;&lt;/foreign-keys&gt;&lt;ref-type name="Journal Article"&gt;17&lt;/ref-type&gt;&lt;contributors&gt;&lt;authors&gt;&lt;author&gt;Ngaba, Mbezele Junior Yannick&lt;/author&gt;&lt;author&gt;Mgelwa, Abubakari Said&lt;/author&gt;&lt;author&gt;Gurmesa, Geshere Abdisa&lt;/author&gt;&lt;author&gt;Uwiragiye, Yves&lt;/author&gt;&lt;author&gt;Zhu, Feifei&lt;/author&gt;&lt;author&gt;Qiu, Qingyan&lt;/author&gt;&lt;author&gt;Fang, Yunting&lt;/author&gt;&lt;author&gt;Hu, Bin&lt;/author&gt;&lt;author&gt;Rennenberg, Heinz&lt;/author&gt;&lt;/authors&gt;&lt;/contributors&gt;&lt;titles&gt;&lt;title&gt;Meta-analysis unveils differential effects of agroforestry on soil properties in different zonobiomes&lt;/title&gt;&lt;secondary-title&gt;Plant and Soil&lt;/secondary-title&gt;&lt;/titles&gt;&lt;periodical&gt;&lt;full-title&gt;Plant and Soil&lt;/full-title&gt;&lt;/periodical&gt;&lt;pages&gt;589-607&lt;/pages&gt;&lt;volume&gt;496&lt;/volume&gt;&lt;number&gt;1&lt;/number&gt;&lt;dates&gt;&lt;year&gt;2024&lt;/year&gt;&lt;/dates&gt;&lt;isbn&gt;0032-079X&lt;/isbn&gt;&lt;urls&gt;&lt;/urls&gt;&lt;/record&gt;&lt;/Cite&gt;&lt;/EndNote&gt;</w:instrText>
      </w:r>
      <w:r w:rsidR="00E54A9D" w:rsidRPr="000847DF">
        <w:fldChar w:fldCharType="separate"/>
      </w:r>
      <w:r w:rsidR="005D0D16" w:rsidRPr="000847DF">
        <w:rPr>
          <w:noProof/>
          <w:vertAlign w:val="superscript"/>
        </w:rPr>
        <w:t>99</w:t>
      </w:r>
      <w:r w:rsidR="00E54A9D" w:rsidRPr="000847DF">
        <w:fldChar w:fldCharType="end"/>
      </w:r>
      <w:r w:rsidRPr="000847DF">
        <w:t>. OF</w:t>
      </w:r>
      <w:r w:rsidR="00F723D0" w:rsidRPr="000847DF">
        <w:t xml:space="preserve"> </w:t>
      </w:r>
      <w:r w:rsidRPr="000847DF">
        <w:t>also performed well on moderate highland slopes, likely due to enhanced nutrient cycling.</w:t>
      </w:r>
      <w:r w:rsidR="00E54A9D" w:rsidRPr="000847DF">
        <w:t xml:space="preserve"> </w:t>
      </w:r>
      <w:r w:rsidRPr="000847DF">
        <w:t>CC showed strong yield gains on both gentle and steep slopes, benefiting</w:t>
      </w:r>
      <w:r w:rsidR="00E54A9D" w:rsidRPr="000847DF">
        <w:t xml:space="preserve"> </w:t>
      </w:r>
      <w:r w:rsidRPr="000847DF">
        <w:t>from improved erosion control and soil structure</w:t>
      </w:r>
      <w:r w:rsidR="000A3FA5" w:rsidRPr="000847DF">
        <w:t xml:space="preserve">. </w:t>
      </w:r>
      <w:r w:rsidRPr="000847DF">
        <w:t>Meanwhile, CC and NT systems recorded yield increases in lower-elevation landforms like terraces and valley slopes, where they most likely help retain moisture and reduce degradation</w:t>
      </w:r>
      <w:r w:rsidR="00714DEA" w:rsidRPr="000847DF">
        <w:t xml:space="preserve"> by stabilizing sediment and organic matter received from upslope. </w:t>
      </w:r>
      <w:r w:rsidR="009C2E63" w:rsidRPr="000847DF">
        <w:fldChar w:fldCharType="begin"/>
      </w:r>
      <w:r w:rsidR="005D0D16" w:rsidRPr="000847DF">
        <w:instrText xml:space="preserve"> ADDIN EN.CITE &lt;EndNote&gt;&lt;Cite AuthorYear="1"&gt;&lt;Author&gt;Futerman&lt;/Author&gt;&lt;Year&gt;2025&lt;/Year&gt;&lt;RecNum&gt;400&lt;/RecNum&gt;&lt;DisplayText&gt;Futerman, et al. &lt;style face="superscript"&gt;100&lt;/style&gt;&lt;/DisplayText&gt;&lt;record&gt;&lt;rec-number&gt;400&lt;/rec-number&gt;&lt;foreign-keys&gt;&lt;key app="EN" db-id="5va0eddeq9tsxle0sr8xd2thpfv2t0a0dfxs" timestamp="1754289716"&gt;400&lt;/key&gt;&lt;/foreign-keys&gt;&lt;ref-type name="Journal Article"&gt;17&lt;/ref-type&gt;&lt;contributors&gt;&lt;authors&gt;&lt;author&gt;Futerman, Simon Ian&lt;/author&gt;&lt;author&gt;Cohen, Yafit&lt;/author&gt;&lt;author&gt;Laor, Yael&lt;/author&gt;&lt;author&gt;Argaman, Eli&lt;/author&gt;&lt;author&gt;Aharon, Shlomi&lt;/author&gt;&lt;author&gt;Eshel, Gil&lt;/author&gt;&lt;/authors&gt;&lt;/contributors&gt;&lt;titles&gt;&lt;title&gt;Assessing field-scale rill erosion mitigation by cover crops in arable land using drone image analysis&lt;/title&gt;&lt;secondary-title&gt;Soil and Tillage Research&lt;/secondary-title&gt;&lt;/titles&gt;&lt;periodical&gt;&lt;full-title&gt;Soil and Tillage Research&lt;/full-title&gt;&lt;/periodical&gt;&lt;pages&gt;106341&lt;/pages&gt;&lt;volume&gt;246&lt;/volume&gt;&lt;dates&gt;&lt;year&gt;2025&lt;/year&gt;&lt;/dates&gt;&lt;isbn&gt;0167-1987&lt;/isbn&gt;&lt;urls&gt;&lt;/urls&gt;&lt;/record&gt;&lt;/Cite&gt;&lt;/EndNote&gt;</w:instrText>
      </w:r>
      <w:r w:rsidR="009C2E63" w:rsidRPr="000847DF">
        <w:fldChar w:fldCharType="separate"/>
      </w:r>
      <w:r w:rsidR="005D0D16" w:rsidRPr="000847DF">
        <w:rPr>
          <w:noProof/>
        </w:rPr>
        <w:t xml:space="preserve">Futerman, et al. </w:t>
      </w:r>
      <w:r w:rsidR="005D0D16" w:rsidRPr="000847DF">
        <w:rPr>
          <w:noProof/>
          <w:vertAlign w:val="superscript"/>
        </w:rPr>
        <w:t>100</w:t>
      </w:r>
      <w:r w:rsidR="009C2E63" w:rsidRPr="000847DF">
        <w:fldChar w:fldCharType="end"/>
      </w:r>
      <w:r w:rsidR="009C2E63" w:rsidRPr="000847DF">
        <w:t xml:space="preserve"> reported a 29–58% decrease in rill erosion and corresponding gains in soil structure and infiltration under CC versus bare soil. No-till (NT) combined with terraces cut surface runoff by over 90% and increased moisture storage on valley slopes, stabilizing yields during droughts and intense rains</w:t>
      </w:r>
      <w:r w:rsidR="002C4553" w:rsidRPr="000847DF">
        <w:fldChar w:fldCharType="begin"/>
      </w:r>
      <w:r w:rsidR="005D0D16" w:rsidRPr="000847DF">
        <w:instrText xml:space="preserve"> ADDIN EN.CITE &lt;EndNote&gt;&lt;Cite&gt;&lt;Author&gt;Barbosa&lt;/Author&gt;&lt;Year&gt;2025&lt;/Year&gt;&lt;RecNum&gt;399&lt;/RecNum&gt;&lt;DisplayText&gt;&lt;style face="superscript"&gt;101,102&lt;/style&gt;&lt;/DisplayText&gt;&lt;record&gt;&lt;rec-number&gt;399&lt;/rec-number&gt;&lt;foreign-keys&gt;&lt;key app="EN" db-id="5va0eddeq9tsxle0sr8xd2thpfv2t0a0dfxs" timestamp="1754289683"&gt;399&lt;/key&gt;&lt;/foreign-keys&gt;&lt;ref-type name="Journal Article"&gt;17&lt;/ref-type&gt;&lt;contributors&gt;&lt;authors&gt;&lt;author&gt;Barbosa, Eduardo AA&lt;/author&gt;&lt;author&gt;Paula, Ariane L de&lt;/author&gt;&lt;author&gt;Santos, Éricles L dos&lt;/author&gt;&lt;author&gt;Barbosa, Fabrício T&lt;/author&gt;&lt;author&gt;Giarola, Neyde FB&lt;/author&gt;&lt;/authors&gt;&lt;/contributors&gt;&lt;titles&gt;&lt;title&gt;Use of Agricultural Terraces to Control Water Loss on Slopes Cultivated with Grains Under a No-TillAGE System&lt;/title&gt;&lt;secondary-title&gt;Engenharia Agrícola&lt;/secondary-title&gt;&lt;/titles&gt;&lt;periodical&gt;&lt;full-title&gt;Engenharia Agrícola&lt;/full-title&gt;&lt;/periodical&gt;&lt;pages&gt;e20240186&lt;/pages&gt;&lt;volume&gt;45&lt;/volume&gt;&lt;number&gt;spe1&lt;/number&gt;&lt;dates&gt;&lt;year&gt;2025&lt;/year&gt;&lt;/dates&gt;&lt;isbn&gt;0100-6916&lt;/isbn&gt;&lt;urls&gt;&lt;/urls&gt;&lt;/record&gt;&lt;/Cite&gt;&lt;Cite&gt;&lt;Author&gt;Wang&lt;/Author&gt;&lt;Year&gt;2023&lt;/Year&gt;&lt;RecNum&gt;401&lt;/RecNum&gt;&lt;record&gt;&lt;rec-number&gt;401&lt;/rec-number&gt;&lt;foreign-keys&gt;&lt;key app="EN" db-id="5va0eddeq9tsxle0sr8xd2thpfv2t0a0dfxs" timestamp="1754289767"&gt;401&lt;/key&gt;&lt;/foreign-keys&gt;&lt;ref-type name="Journal Article"&gt;17&lt;/ref-type&gt;&lt;contributors&gt;&lt;authors&gt;&lt;author&gt;Wang, Guibin&lt;/author&gt;&lt;author&gt;Liu, Binhui&lt;/author&gt;&lt;author&gt;Henderson, Mark&lt;/author&gt;&lt;author&gt;Zhang, Yu&lt;/author&gt;&lt;author&gt;Zhang, Zhi&lt;/author&gt;&lt;author&gt;Chen, Mingyang&lt;/author&gt;&lt;author&gt;Guo, Haoxiang&lt;/author&gt;&lt;author&gt;Huang, Weiwei&lt;/author&gt;&lt;/authors&gt;&lt;/contributors&gt;&lt;titles&gt;&lt;title&gt;Effect of Terracing on Soil Moisture of Slope Farmland in Northeast China’s Black Soil Region&lt;/title&gt;&lt;secondary-title&gt;Agriculture&lt;/secondary-title&gt;&lt;/titles&gt;&lt;periodical&gt;&lt;full-title&gt;Agriculture&lt;/full-title&gt;&lt;/periodical&gt;&lt;pages&gt;1876&lt;/pages&gt;&lt;volume&gt;13&lt;/volume&gt;&lt;number&gt;10&lt;/number&gt;&lt;dates&gt;&lt;year&gt;2023&lt;/year&gt;&lt;/dates&gt;&lt;isbn&gt;2077-0472&lt;/isbn&gt;&lt;urls&gt;&lt;/urls&gt;&lt;/record&gt;&lt;/Cite&gt;&lt;/EndNote&gt;</w:instrText>
      </w:r>
      <w:r w:rsidR="002C4553" w:rsidRPr="000847DF">
        <w:fldChar w:fldCharType="separate"/>
      </w:r>
      <w:r w:rsidR="005D0D16" w:rsidRPr="000847DF">
        <w:rPr>
          <w:noProof/>
          <w:vertAlign w:val="superscript"/>
        </w:rPr>
        <w:t>101,102</w:t>
      </w:r>
      <w:r w:rsidR="002C4553" w:rsidRPr="000847DF">
        <w:fldChar w:fldCharType="end"/>
      </w:r>
      <w:r w:rsidR="009C2E63" w:rsidRPr="000847DF">
        <w:t xml:space="preserve">. By trapping upslope sediment and organic matter, CC and NT practices further enrich depositional zones—such as terraces and valley bottoms—with additional nutrients, which supports sustained fertility and productivity. </w:t>
      </w:r>
    </w:p>
    <w:p w14:paraId="0D4B5BF7" w14:textId="77777777" w:rsidR="009C2E63" w:rsidRPr="000847DF" w:rsidRDefault="009C2E63" w:rsidP="00BB5E91">
      <w:pPr>
        <w:pStyle w:val="Heading1"/>
        <w:spacing w:before="0" w:beforeAutospacing="0" w:after="0" w:afterAutospacing="0"/>
      </w:pPr>
    </w:p>
    <w:p w14:paraId="5825A8B4" w14:textId="77777777" w:rsidR="009C2E63" w:rsidRPr="000847DF" w:rsidRDefault="009C2E63" w:rsidP="00BB5E91">
      <w:pPr>
        <w:pStyle w:val="Heading1"/>
        <w:spacing w:before="0" w:beforeAutospacing="0" w:after="0" w:afterAutospacing="0"/>
      </w:pPr>
    </w:p>
    <w:p w14:paraId="5E5EEDED"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NT management strategies</w:t>
      </w:r>
    </w:p>
    <w:p w14:paraId="6584B610" w14:textId="286730A9" w:rsidR="00E43340"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Our subgroup analysis of no-tillage (NT) management strategies revealed that the effectiveness of NT is highly dependent on complementary practices. In arid and temperate regions, NT appears to enhance water retention and reduce evaporative losses, contributing to improved crop performance, particularly when integrated with nitrogen input, soil cover, weed control, and crop rotation. This aligns with earlier meta-analyses</w:t>
      </w:r>
      <w:r w:rsidR="00DF69BB" w:rsidRPr="000847DF">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Ij4xNSwxMDMsMTA0PC9zdHlsZT48L0Rpc3BsYXlUZXh0PjxyZWNvcmQ+PHJlYy1udW1iZXI+MzM8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Ij4xNSwxMDMsMTA0PC9zdHlsZT48L0Rpc3BsYXlUZXh0PjxyZWNvcmQ+PHJlYy1udW1iZXI+MzM8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DF69BB" w:rsidRPr="000847DF">
        <w:rPr>
          <w:rFonts w:ascii="Times New Roman" w:hAnsi="Times New Roman" w:cs="Times New Roman"/>
        </w:rPr>
      </w:r>
      <w:r w:rsidR="00DF69BB"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15,103,104</w:t>
      </w:r>
      <w:r w:rsidR="00DF69BB" w:rsidRPr="000847DF">
        <w:rPr>
          <w:rFonts w:ascii="Times New Roman" w:hAnsi="Times New Roman" w:cs="Times New Roman"/>
        </w:rPr>
        <w:fldChar w:fldCharType="end"/>
      </w:r>
      <w:r w:rsidR="00E43340" w:rsidRPr="000847DF">
        <w:rPr>
          <w:rFonts w:ascii="Times New Roman" w:hAnsi="Times New Roman" w:cs="Times New Roman"/>
        </w:rPr>
        <w:t xml:space="preserve"> </w:t>
      </w:r>
      <w:r w:rsidRPr="000847DF">
        <w:rPr>
          <w:rFonts w:ascii="Times New Roman" w:hAnsi="Times New Roman" w:cs="Times New Roman"/>
        </w:rPr>
        <w:t xml:space="preserve">demonstrating that NT systems are most successful in dry climates when paired with residue retention and nutrient management. </w:t>
      </w:r>
      <w:r w:rsidR="00A359CE" w:rsidRPr="000847DF">
        <w:rPr>
          <w:rFonts w:ascii="Times New Roman" w:hAnsi="Times New Roman" w:cs="Times New Roman"/>
        </w:rPr>
        <w:t>Similarly, the reduced gains observed in continental regions were mitigated when residue retention was implemented alongside weed control and crop rotation.</w:t>
      </w:r>
    </w:p>
    <w:p w14:paraId="32F67FD8" w14:textId="77777777" w:rsidR="00A359CE" w:rsidRPr="000847DF" w:rsidRDefault="00A359CE" w:rsidP="00C80293">
      <w:pPr>
        <w:spacing w:after="0" w:line="240" w:lineRule="auto"/>
        <w:jc w:val="both"/>
        <w:rPr>
          <w:rFonts w:ascii="Times New Roman" w:hAnsi="Times New Roman" w:cs="Times New Roman"/>
        </w:rPr>
      </w:pPr>
    </w:p>
    <w:p w14:paraId="7ADA8519" w14:textId="20C8E526" w:rsidR="00C80293" w:rsidRPr="000847DF" w:rsidRDefault="008A068C" w:rsidP="00C80293">
      <w:pPr>
        <w:spacing w:after="0" w:line="240" w:lineRule="auto"/>
        <w:jc w:val="both"/>
        <w:rPr>
          <w:rFonts w:ascii="Times New Roman" w:hAnsi="Times New Roman" w:cs="Times New Roman"/>
        </w:rPr>
      </w:pPr>
      <w:r w:rsidRPr="000847DF">
        <w:rPr>
          <w:rFonts w:ascii="Times New Roman" w:hAnsi="Times New Roman" w:cs="Times New Roman"/>
        </w:rPr>
        <w:t>The impacts</w:t>
      </w:r>
      <w:r w:rsidR="00C80293" w:rsidRPr="000847DF">
        <w:rPr>
          <w:rFonts w:ascii="Times New Roman" w:hAnsi="Times New Roman" w:cs="Times New Roman"/>
        </w:rPr>
        <w:t xml:space="preserve"> </w:t>
      </w:r>
      <w:r w:rsidRPr="000847DF">
        <w:rPr>
          <w:rFonts w:ascii="Times New Roman" w:hAnsi="Times New Roman" w:cs="Times New Roman"/>
        </w:rPr>
        <w:t xml:space="preserve">of </w:t>
      </w:r>
      <w:r w:rsidR="004C3D40" w:rsidRPr="000847DF">
        <w:rPr>
          <w:rFonts w:ascii="Times New Roman" w:hAnsi="Times New Roman" w:cs="Times New Roman"/>
        </w:rPr>
        <w:t xml:space="preserve">NT on crop yields in tropical regions </w:t>
      </w:r>
      <w:r w:rsidR="005B74BC" w:rsidRPr="000847DF">
        <w:rPr>
          <w:rFonts w:ascii="Times New Roman" w:hAnsi="Times New Roman" w:cs="Times New Roman"/>
        </w:rPr>
        <w:t>showed mixed results</w:t>
      </w:r>
      <w:r w:rsidR="00AD6025" w:rsidRPr="000847DF">
        <w:rPr>
          <w:rFonts w:ascii="Times New Roman" w:hAnsi="Times New Roman" w:cs="Times New Roman"/>
        </w:rPr>
        <w:t>,</w:t>
      </w:r>
      <w:r w:rsidR="004C3D40" w:rsidRPr="000847DF">
        <w:rPr>
          <w:rFonts w:ascii="Times New Roman" w:hAnsi="Times New Roman" w:cs="Times New Roman"/>
        </w:rPr>
        <w:t xml:space="preserve"> with most cases resulting in </w:t>
      </w:r>
      <w:r w:rsidR="002C4553" w:rsidRPr="000847DF">
        <w:rPr>
          <w:rFonts w:ascii="Times New Roman" w:hAnsi="Times New Roman" w:cs="Times New Roman"/>
        </w:rPr>
        <w:t xml:space="preserve">decreasing </w:t>
      </w:r>
      <w:r w:rsidR="004C3D40" w:rsidRPr="000847DF">
        <w:rPr>
          <w:rFonts w:ascii="Times New Roman" w:hAnsi="Times New Roman" w:cs="Times New Roman"/>
        </w:rPr>
        <w:t>yield</w:t>
      </w:r>
      <w:r w:rsidR="002C4553" w:rsidRPr="000847DF">
        <w:rPr>
          <w:rFonts w:ascii="Times New Roman" w:hAnsi="Times New Roman" w:cs="Times New Roman"/>
        </w:rPr>
        <w:t>s</w:t>
      </w:r>
      <w:r w:rsidR="004C3D40" w:rsidRPr="000847DF">
        <w:rPr>
          <w:rFonts w:ascii="Times New Roman" w:hAnsi="Times New Roman" w:cs="Times New Roman"/>
        </w:rPr>
        <w:t xml:space="preserve">. This </w:t>
      </w:r>
      <w:r w:rsidR="00A56C72" w:rsidRPr="000847DF">
        <w:rPr>
          <w:rFonts w:ascii="Times New Roman" w:hAnsi="Times New Roman" w:cs="Times New Roman"/>
        </w:rPr>
        <w:t xml:space="preserve">might be attributed </w:t>
      </w:r>
      <w:r w:rsidR="004C3D40" w:rsidRPr="000847DF">
        <w:rPr>
          <w:rFonts w:ascii="Times New Roman" w:hAnsi="Times New Roman" w:cs="Times New Roman"/>
        </w:rPr>
        <w:t xml:space="preserve">to </w:t>
      </w:r>
      <w:r w:rsidR="00A56C72" w:rsidRPr="000847DF">
        <w:rPr>
          <w:rFonts w:ascii="Times New Roman" w:hAnsi="Times New Roman" w:cs="Times New Roman"/>
        </w:rPr>
        <w:t xml:space="preserve">a combination of biophysical and management factors. </w:t>
      </w:r>
      <w:r w:rsidR="004C3D40" w:rsidRPr="000847DF">
        <w:rPr>
          <w:rFonts w:ascii="Times New Roman" w:hAnsi="Times New Roman" w:cs="Times New Roman"/>
        </w:rPr>
        <w:t xml:space="preserve">Tropical soils, often highly weathered and low in structural stability, may suffer from compaction under NT due to reduced soil loosening. </w:t>
      </w:r>
      <w:r w:rsidR="00657393" w:rsidRPr="000847DF">
        <w:rPr>
          <w:rFonts w:ascii="Times New Roman" w:hAnsi="Times New Roman" w:cs="Times New Roman"/>
        </w:rPr>
        <w:t>This results in delaying seedling emergence and reducing crop vigor</w:t>
      </w:r>
      <w:r w:rsidR="000A29B0"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&lt;EndNote&gt;&lt;Cite&gt;&lt;Author&gt;Hyatt&lt;/Author&gt;&lt;Year&gt;2007&lt;/Year&gt;&lt;RecNum&gt;371&lt;/RecNum&gt;&lt;DisplayText&gt;&lt;style face="superscript"&gt;105,106&lt;/style&gt;&lt;/DisplayText&gt;&lt;record&gt;&lt;rec-number&gt;371&lt;/rec-number&gt;&lt;foreign-keys&gt;&lt;key app="EN" db-id="5va0eddeq9tsxle0sr8xd2thpfv2t0a0dfxs" timestamp="1749060977"&gt;371&lt;/key&gt;&lt;/foreign-keys&gt;&lt;ref-type name="Journal Article"&gt;17&lt;/ref-type&gt;&lt;contributors&gt;&lt;authors&gt;&lt;author&gt;Hyatt, Jessica&lt;/author&gt;&lt;author&gt;Wendroth, Ole&lt;/author&gt;&lt;author&gt;Egli, Dennis B&lt;/author&gt;&lt;author&gt;TeKrony, Dennis M&lt;/author&gt;&lt;/authors&gt;&lt;/contributors&gt;&lt;titles&gt;&lt;title&gt;Soil compaction and soybean seedling emergence&lt;/title&gt;&lt;secondary-title&gt;Crop Science&lt;/secondary-title&gt;&lt;/titles&gt;&lt;periodical&gt;&lt;full-title&gt;Crop Science&lt;/full-title&gt;&lt;/periodical&gt;&lt;pages&gt;2495-2503&lt;/pages&gt;&lt;volume&gt;47&lt;/volume&gt;&lt;number&gt;6&lt;/number&gt;&lt;dates&gt;&lt;year&gt;2007&lt;/year&gt;&lt;/dates&gt;&lt;isbn&gt;0011-183X&lt;/isbn&gt;&lt;urls&gt;&lt;/urls&gt;&lt;/record&gt;&lt;/Cite&gt;&lt;Cite&gt;&lt;Author&gt;Suzuki&lt;/Author&gt;&lt;Year&gt;2022&lt;/Year&gt;&lt;RecNum&gt;374&lt;/RecNum&gt;&lt;record&gt;&lt;rec-number&gt;374&lt;/rec-number&gt;&lt;foreign-keys&gt;&lt;key app="EN" db-id="5va0eddeq9tsxle0sr8xd2thpfv2t0a0dfxs" timestamp="1749061436"&gt;374&lt;/key&gt;&lt;/foreign-keys&gt;&lt;ref-type name="Journal Article"&gt;17&lt;/ref-type&gt;&lt;contributors&gt;&lt;authors&gt;&lt;author&gt;Suzuki, Luis Eduardo Akiyoshi Sanches&lt;/author&gt;&lt;author&gt;Reinert, Dalvan José&lt;/author&gt;&lt;author&gt;Alves, Marlene Cristina&lt;/author&gt;&lt;author&gt;Reichert, José Miguel&lt;/author&gt;&lt;/authors&gt;&lt;/contributors&gt;&lt;titles&gt;&lt;title&gt;Medium-term no-tillage, additional compaction, and chiseling as affecting clayey subtropical soil physical properties and yield of corn, soybean and wheat crops&lt;/title&gt;&lt;secondary-title&gt;Sustainability&lt;/secondary-title&gt;&lt;/titles&gt;&lt;periodical&gt;&lt;full-title&gt;Sustainability&lt;/full-title&gt;&lt;/periodical&gt;&lt;pages&gt;9717&lt;/pages&gt;&lt;volume&gt;14&lt;/volume&gt;&lt;number&gt;15&lt;/number&gt;&lt;dates&gt;&lt;year&gt;2022&lt;/year&gt;&lt;/dates&gt;&lt;isbn&gt;2071-1050&lt;/isbn&gt;&lt;urls&gt;&lt;/urls&gt;&lt;/record&gt;&lt;/Cite&gt;&lt;/EndNote&gt;</w:instrText>
      </w:r>
      <w:r w:rsidR="000A29B0"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105,106</w:t>
      </w:r>
      <w:r w:rsidR="000A29B0" w:rsidRPr="000847DF">
        <w:rPr>
          <w:rFonts w:ascii="Times New Roman" w:hAnsi="Times New Roman" w:cs="Times New Roman"/>
        </w:rPr>
        <w:fldChar w:fldCharType="end"/>
      </w:r>
      <w:r w:rsidR="00657393" w:rsidRPr="000847DF">
        <w:rPr>
          <w:rFonts w:ascii="Times New Roman" w:hAnsi="Times New Roman" w:cs="Times New Roman"/>
        </w:rPr>
        <w:t xml:space="preserve"> as well as </w:t>
      </w:r>
      <w:r w:rsidR="004C3D40" w:rsidRPr="000847DF">
        <w:rPr>
          <w:rFonts w:ascii="Times New Roman" w:hAnsi="Times New Roman" w:cs="Times New Roman"/>
        </w:rPr>
        <w:t>limit</w:t>
      </w:r>
      <w:r w:rsidR="00657393" w:rsidRPr="000847DF">
        <w:rPr>
          <w:rFonts w:ascii="Times New Roman" w:hAnsi="Times New Roman" w:cs="Times New Roman"/>
        </w:rPr>
        <w:t>ing</w:t>
      </w:r>
      <w:r w:rsidR="004C3D40" w:rsidRPr="000847DF">
        <w:rPr>
          <w:rFonts w:ascii="Times New Roman" w:hAnsi="Times New Roman" w:cs="Times New Roman"/>
        </w:rPr>
        <w:t xml:space="preserve"> root growth and water infiltration</w:t>
      </w:r>
      <w:r w:rsidR="00461C14"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&lt;EndNote&gt;&lt;Cite&gt;&lt;Author&gt;Derpsch&lt;/Author&gt;&lt;Year&gt;2010&lt;/Year&gt;&lt;RecNum&gt;369&lt;/RecNum&gt;&lt;DisplayText&gt;&lt;style face="superscript"&gt;15,107&lt;/style&gt;&lt;/DisplayText&gt;&lt;record&gt;&lt;rec-number&gt;369&lt;/rec-number&gt;&lt;foreign-keys&gt;&lt;key app="EN" db-id="5va0eddeq9tsxle0sr8xd2thpfv2t0a0dfxs" timestamp="1749060005"&gt;369&lt;/key&gt;&lt;/foreign-keys&gt;&lt;ref-type name="Journal Article"&gt;17&lt;/ref-type&gt;&lt;contributors&gt;&lt;authors&gt;&lt;author&gt;Derpsch, Rolf&lt;/author&gt;&lt;author&gt;Friedrich, Theodor&lt;/author&gt;&lt;author&gt;Kassam, Amir&lt;/author&gt;&lt;author&gt;Li, Hongwen&lt;/author&gt;&lt;/authors&gt;&lt;/contributors&gt;&lt;titles&gt;&lt;title&gt;Current status of adoption of no-till farming in the world and some of its main benefits&lt;/title&gt;&lt;secondary-title&gt;International journal of agricultural and biological engineering&lt;/secondary-title&gt;&lt;/titles&gt;&lt;periodical&gt;&lt;full-title&gt;International journal of agricultural and biological engineering&lt;/full-title&gt;&lt;/periodical&gt;&lt;pages&gt;1-25&lt;/pages&gt;&lt;volume&gt;3&lt;/volume&gt;&lt;number&gt;1&lt;/number&gt;&lt;dates&gt;&lt;year&gt;2010&lt;/year&gt;&lt;/dates&gt;&lt;isbn&gt;1934-6352&lt;/isbn&gt;&lt;urls&gt;&lt;/urls&gt;&lt;/record&gt;&lt;/Cite&gt;&lt;Cite&gt;&lt;Author&gt;Pittelkow&lt;/Author&gt;&lt;Year&gt;2015&lt;/Year&gt;&lt;RecNum&gt;33&lt;/RecNum&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461C14"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15,107</w:t>
      </w:r>
      <w:r w:rsidR="00461C14" w:rsidRPr="000847DF">
        <w:rPr>
          <w:rFonts w:ascii="Times New Roman" w:hAnsi="Times New Roman" w:cs="Times New Roman"/>
        </w:rPr>
        <w:fldChar w:fldCharType="end"/>
      </w:r>
      <w:r w:rsidR="004C3D40" w:rsidRPr="000847DF">
        <w:rPr>
          <w:rFonts w:ascii="Times New Roman" w:hAnsi="Times New Roman" w:cs="Times New Roman"/>
        </w:rPr>
        <w:t xml:space="preserve">. </w:t>
      </w:r>
      <w:r w:rsidR="00657393" w:rsidRPr="000847DF">
        <w:rPr>
          <w:rFonts w:ascii="Times New Roman" w:hAnsi="Times New Roman" w:cs="Times New Roman"/>
        </w:rPr>
        <w:t>In humid tropical climates, high residue cover combined with warm, moist conditions can promote the proliferation of pests and diseases, which can further depress yields under NT systems if not properly managed</w:t>
      </w:r>
      <w:r w:rsidR="00FC3360"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&lt;EndNote&gt;&lt;Cite&gt;&lt;Author&gt;Giller&lt;/Author&gt;&lt;Year&gt;2009&lt;/Year&gt;&lt;RecNum&gt;370&lt;/RecNum&gt;&lt;DisplayText&gt;&lt;style face="superscript"&gt;108&lt;/style&gt;&lt;/DisplayText&gt;&lt;record&gt;&lt;rec-number&gt;370&lt;/rec-number&gt;&lt;foreign-keys&gt;&lt;key app="EN" db-id="5va0eddeq9tsxle0sr8xd2thpfv2t0a0dfxs" timestamp="1749060266"&gt;370&lt;/key&gt;&lt;/foreign-keys&gt;&lt;ref-type name="Journal Article"&gt;17&lt;/ref-type&gt;&lt;contributors&gt;&lt;authors&gt;&lt;author&gt;Giller, Ken E&lt;/author&gt;&lt;author&gt;Witter, Ernst&lt;/author&gt;&lt;author&gt;Corbeels, Marc&lt;/author&gt;&lt;author&gt;Tittonell, Pablo&lt;/author&gt;&lt;/authors&gt;&lt;/contributors&gt;&lt;titles&gt;&lt;title&gt;Conservation agriculture and smallholder farming in Africa: the heretics’ view&lt;/title&gt;&lt;secondary-title&gt;Field crops research&lt;/secondary-title&gt;&lt;/titles&gt;&lt;periodical&gt;&lt;full-title&gt;Field Crops Research&lt;/full-title&gt;&lt;/periodical&gt;&lt;pages&gt;23-34&lt;/pages&gt;&lt;volume&gt;114&lt;/volume&gt;&lt;number&gt;1&lt;/number&gt;&lt;dates&gt;&lt;year&gt;2009&lt;/year&gt;&lt;/dates&gt;&lt;isbn&gt;0378-4290&lt;/isbn&gt;&lt;urls&gt;&lt;/urls&gt;&lt;/record&gt;&lt;/Cite&gt;&lt;/EndNote&gt;</w:instrText>
      </w:r>
      <w:r w:rsidR="00FC3360"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108</w:t>
      </w:r>
      <w:r w:rsidR="00FC3360" w:rsidRPr="000847DF">
        <w:rPr>
          <w:rFonts w:ascii="Times New Roman" w:hAnsi="Times New Roman" w:cs="Times New Roman"/>
        </w:rPr>
        <w:fldChar w:fldCharType="end"/>
      </w:r>
      <w:r w:rsidR="00657393" w:rsidRPr="000847DF">
        <w:rPr>
          <w:rFonts w:ascii="Times New Roman" w:hAnsi="Times New Roman" w:cs="Times New Roman"/>
        </w:rPr>
        <w:t xml:space="preserve">. </w:t>
      </w:r>
      <w:r w:rsidR="004C3D40" w:rsidRPr="000847DF">
        <w:rPr>
          <w:rFonts w:ascii="Times New Roman" w:hAnsi="Times New Roman" w:cs="Times New Roman"/>
        </w:rPr>
        <w:t xml:space="preserve">In addition, the rapid residue decomposition can reduce the protective benefits of surface residues. </w:t>
      </w:r>
      <w:r w:rsidR="00F6417C" w:rsidRPr="000847DF">
        <w:rPr>
          <w:rFonts w:ascii="Times New Roman" w:hAnsi="Times New Roman" w:cs="Times New Roman"/>
        </w:rPr>
        <w:t xml:space="preserve">This </w:t>
      </w:r>
      <w:r w:rsidR="005337BD" w:rsidRPr="000847DF">
        <w:rPr>
          <w:rFonts w:ascii="Times New Roman" w:hAnsi="Times New Roman" w:cs="Times New Roman"/>
        </w:rPr>
        <w:t>results in agricultural land with</w:t>
      </w:r>
      <w:r w:rsidR="00F6417C" w:rsidRPr="000847DF">
        <w:rPr>
          <w:rFonts w:ascii="Times New Roman" w:hAnsi="Times New Roman" w:cs="Times New Roman"/>
        </w:rPr>
        <w:t xml:space="preserve"> inadequate residue cover</w:t>
      </w:r>
      <w:r w:rsidR="005337BD" w:rsidRPr="000847DF">
        <w:rPr>
          <w:rFonts w:ascii="Times New Roman" w:hAnsi="Times New Roman" w:cs="Times New Roman"/>
        </w:rPr>
        <w:t>,</w:t>
      </w:r>
      <w:r w:rsidR="00F6417C" w:rsidRPr="000847DF">
        <w:rPr>
          <w:rFonts w:ascii="Times New Roman" w:hAnsi="Times New Roman" w:cs="Times New Roman"/>
        </w:rPr>
        <w:t xml:space="preserve"> which may exacerbate weed competition and reduce moisture conservation, </w:t>
      </w:r>
      <w:r w:rsidR="008B1C84" w:rsidRPr="000847DF">
        <w:rPr>
          <w:rFonts w:ascii="Times New Roman" w:hAnsi="Times New Roman" w:cs="Times New Roman"/>
        </w:rPr>
        <w:t xml:space="preserve">consequently </w:t>
      </w:r>
      <w:r w:rsidR="00F6417C" w:rsidRPr="000847DF">
        <w:rPr>
          <w:rFonts w:ascii="Times New Roman" w:hAnsi="Times New Roman" w:cs="Times New Roman"/>
        </w:rPr>
        <w:t>impacting yields</w:t>
      </w:r>
      <w:r w:rsidR="00EC7378"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&lt;EndNote&gt;&lt;Cite&gt;&lt;Author&gt;Corbeels&lt;/Author&gt;&lt;Year&gt;2014&lt;/Year&gt;&lt;RecNum&gt;366&lt;/RecNum&gt;&lt;DisplayText&gt;&lt;style face="superscript"&gt;103,109&lt;/style&gt;&lt;/DisplayText&gt;&lt;record&gt;&lt;rec-number&gt;366&lt;/rec-number&gt;&lt;foreign-keys&gt;&lt;key app="EN" db-id="5va0eddeq9tsxle0sr8xd2thpfv2t0a0dfxs" timestamp="1749033480"&gt;366&lt;/key&gt;&lt;/foreign-keys&gt;&lt;ref-type name="Journal Article"&gt;17&lt;/ref-type&gt;&lt;contributors&gt;&lt;authors&gt;&lt;author&gt;Corbeels, Marc&lt;/author&gt;&lt;author&gt;De Graaff, Jan&lt;/author&gt;&lt;author&gt;Ndah, Tim Hycenth&lt;/author&gt;&lt;author&gt;Penot, Eric&lt;/author&gt;&lt;author&gt;Baudron, Frederic&lt;/author&gt;&lt;author&gt;Naudin, Krishna&lt;/author&gt;&lt;author&gt;Andrieu, Nadine&lt;/author&gt;&lt;author&gt;Chirat, Guillaume&lt;/author&gt;&lt;author&gt;Schuler, Johannes&lt;/author&gt;&lt;author&gt;Nyagumbo, Isaiah&lt;/author&gt;&lt;/authors&gt;&lt;/contributors&gt;&lt;titles&gt;&lt;title&gt;Understanding the impact and adoption of conservation agriculture in Africa: A multi-scale analysis&lt;/title&gt;&lt;secondary-title&gt;Agriculture, Ecosystems &amp;amp; Environment&lt;/secondary-title&gt;&lt;/titles&gt;&lt;periodical&gt;&lt;full-title&gt;Agriculture, Ecosystems &amp;amp; Environment&lt;/full-title&gt;&lt;/periodical&gt;&lt;pages&gt;155-170&lt;/pages&gt;&lt;volume&gt;187&lt;/volume&gt;&lt;dates&gt;&lt;year&gt;2014&lt;/year&gt;&lt;/dates&gt;&lt;isbn&gt;0167-8809&lt;/isbn&gt;&lt;urls&gt;&lt;/urls&gt;&lt;/record&gt;&lt;/Cite&gt;&lt;Cite&gt;&lt;Author&gt;Giller&lt;/Author&gt;&lt;Year&gt;2015&lt;/Year&gt;&lt;RecNum&gt;375&lt;/RecNum&gt;&lt;record&gt;&lt;rec-number&gt;375&lt;/rec-number&gt;&lt;foreign-keys&gt;&lt;key app="EN" db-id="5va0eddeq9tsxle0sr8xd2thpfv2t0a0dfxs" timestamp="1749061663"&gt;375&lt;/key&gt;&lt;/foreign-keys&gt;&lt;ref-type name="Journal Article"&gt;17&lt;/ref-type&gt;&lt;contributors&gt;&lt;authors&gt;&lt;author&gt;Giller, Ken E&lt;/author&gt;&lt;author&gt;Andersson, Jens A&lt;/author&gt;&lt;author&gt;Corbeels, Marc&lt;/author&gt;&lt;author&gt;Kirkegaard, John&lt;/author&gt;&lt;author&gt;Mortensen, David&lt;/author&gt;&lt;author&gt;Erenstein, Olaf&lt;/author&gt;&lt;author&gt;Vanlauwe, Bernard&lt;/author&gt;&lt;/authors&gt;&lt;/contributors&gt;&lt;titles&gt;&lt;title&gt;Beyond conservation agriculture&lt;/title&gt;&lt;secondary-title&gt;Frontiers in plant science&lt;/secondary-title&gt;&lt;/titles&gt;&lt;periodical&gt;&lt;full-title&gt;Frontiers in plant science&lt;/full-title&gt;&lt;/periodical&gt;&lt;pages&gt;870&lt;/pages&gt;&lt;volume&gt;6&lt;/volume&gt;&lt;dates&gt;&lt;year&gt;2015&lt;/year&gt;&lt;/dates&gt;&lt;isbn&gt;1664-462X&lt;/isbn&gt;&lt;urls&gt;&lt;/urls&gt;&lt;/record&gt;&lt;/Cite&gt;&lt;/EndNote&gt;</w:instrText>
      </w:r>
      <w:r w:rsidR="00EC7378"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103,109</w:t>
      </w:r>
      <w:r w:rsidR="00EC7378" w:rsidRPr="000847DF">
        <w:rPr>
          <w:rFonts w:ascii="Times New Roman" w:hAnsi="Times New Roman" w:cs="Times New Roman"/>
        </w:rPr>
        <w:fldChar w:fldCharType="end"/>
      </w:r>
      <w:r w:rsidR="00F6417C" w:rsidRPr="000847DF">
        <w:rPr>
          <w:rFonts w:ascii="Times New Roman" w:hAnsi="Times New Roman" w:cs="Times New Roman"/>
        </w:rPr>
        <w:t xml:space="preserve">. </w:t>
      </w:r>
      <w:r w:rsidR="00657393" w:rsidRPr="000847DF">
        <w:rPr>
          <w:rFonts w:ascii="Times New Roman" w:hAnsi="Times New Roman" w:cs="Times New Roman"/>
        </w:rPr>
        <w:t>A</w:t>
      </w:r>
      <w:r w:rsidR="00F6417C" w:rsidRPr="000847DF">
        <w:rPr>
          <w:rFonts w:ascii="Times New Roman" w:hAnsi="Times New Roman" w:cs="Times New Roman"/>
        </w:rPr>
        <w:t>lso</w:t>
      </w:r>
      <w:r w:rsidR="00657393" w:rsidRPr="000847DF">
        <w:rPr>
          <w:rFonts w:ascii="Times New Roman" w:hAnsi="Times New Roman" w:cs="Times New Roman"/>
        </w:rPr>
        <w:t xml:space="preserve">, tropical soils often have inherent </w:t>
      </w:r>
      <w:r w:rsidR="00657393" w:rsidRPr="000847DF">
        <w:rPr>
          <w:rFonts w:ascii="Times New Roman" w:hAnsi="Times New Roman" w:cs="Times New Roman"/>
        </w:rPr>
        <w:lastRenderedPageBreak/>
        <w:t>acidity and low nutrient availability, exacerbating limitations in microbial activity and nutrient cycling under NT systems</w:t>
      </w:r>
      <w:r w:rsidR="00D47470"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&lt;EndNote&gt;&lt;Cite&gt;&lt;Author&gt;Zhang&lt;/Author&gt;&lt;Year&gt;2023&lt;/Year&gt;&lt;RecNum&gt;205&lt;/RecNum&gt;&lt;DisplayText&gt;&lt;style face="superscript"&gt;64&lt;/style&gt;&lt;/DisplayText&gt;&lt;record&gt;&lt;rec-number&gt;205&lt;/rec-number&gt;&lt;foreign-keys&gt;&lt;key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D47470"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64</w:t>
      </w:r>
      <w:r w:rsidR="00D47470" w:rsidRPr="000847DF">
        <w:rPr>
          <w:rFonts w:ascii="Times New Roman" w:hAnsi="Times New Roman" w:cs="Times New Roman"/>
        </w:rPr>
        <w:fldChar w:fldCharType="end"/>
      </w:r>
      <w:r w:rsidR="00657393" w:rsidRPr="000847DF">
        <w:rPr>
          <w:rFonts w:ascii="Times New Roman" w:hAnsi="Times New Roman" w:cs="Times New Roman"/>
        </w:rPr>
        <w:t>.</w:t>
      </w:r>
      <w:r w:rsidR="00F6417C" w:rsidRPr="000847DF">
        <w:rPr>
          <w:rFonts w:ascii="Times New Roman" w:hAnsi="Times New Roman" w:cs="Times New Roman"/>
        </w:rPr>
        <w:t xml:space="preserve"> </w:t>
      </w:r>
      <w:r w:rsidR="00C80293" w:rsidRPr="000847DF">
        <w:rPr>
          <w:rFonts w:ascii="Times New Roman" w:hAnsi="Times New Roman" w:cs="Times New Roman"/>
        </w:rPr>
        <w:t>These outcomes reinforce that NT cannot be viewed as a stand-alone solution; its success depends on agroecological context and the presence of synergistic agronomic practices.</w:t>
      </w:r>
    </w:p>
    <w:p w14:paraId="607B2DE7" w14:textId="77777777" w:rsidR="007351A9" w:rsidRPr="000847DF" w:rsidRDefault="007351A9" w:rsidP="007351A9">
      <w:pPr>
        <w:spacing w:after="0" w:line="240" w:lineRule="auto"/>
        <w:jc w:val="both"/>
        <w:rPr>
          <w:rFonts w:ascii="Times New Roman" w:hAnsi="Times New Roman" w:cs="Times New Roman"/>
        </w:rPr>
      </w:pPr>
    </w:p>
    <w:p w14:paraId="6DEF18DB" w14:textId="3DC6F4C1" w:rsidR="00C80293" w:rsidRPr="000847DF" w:rsidRDefault="007351A9" w:rsidP="001221EB">
      <w:pPr>
        <w:spacing w:after="0" w:line="240" w:lineRule="auto"/>
        <w:jc w:val="both"/>
        <w:rPr>
          <w:rFonts w:ascii="Times New Roman" w:hAnsi="Times New Roman" w:cs="Times New Roman"/>
        </w:rPr>
      </w:pPr>
      <w:r w:rsidRPr="000847DF">
        <w:rPr>
          <w:rFonts w:ascii="Times New Roman" w:hAnsi="Times New Roman" w:cs="Times New Roman"/>
        </w:rPr>
        <w:t xml:space="preserve">Despite these challenges, strategic management approaches can mitigate NT-related yield declines in </w:t>
      </w:r>
      <w:r w:rsidR="00D47470" w:rsidRPr="000847DF">
        <w:rPr>
          <w:rFonts w:ascii="Times New Roman" w:hAnsi="Times New Roman" w:cs="Times New Roman"/>
        </w:rPr>
        <w:t xml:space="preserve">different </w:t>
      </w:r>
      <w:r w:rsidRPr="000847DF">
        <w:rPr>
          <w:rFonts w:ascii="Times New Roman" w:hAnsi="Times New Roman" w:cs="Times New Roman"/>
        </w:rPr>
        <w:t xml:space="preserve">regions. Studies indicate that integrating NT with complementary practices, such as nitrogen </w:t>
      </w:r>
      <w:r w:rsidR="000A2F98" w:rsidRPr="000847DF">
        <w:rPr>
          <w:rFonts w:ascii="Times New Roman" w:hAnsi="Times New Roman" w:cs="Times New Roman"/>
        </w:rPr>
        <w:t>input,</w:t>
      </w:r>
      <w:r w:rsidRPr="000847DF">
        <w:rPr>
          <w:rFonts w:ascii="Times New Roman" w:hAnsi="Times New Roman" w:cs="Times New Roman"/>
        </w:rPr>
        <w:t xml:space="preserve"> cover cropping, and mulching, enhances soil biological activity and improves nutrient availability </w:t>
      </w:r>
      <w:r w:rsidR="00FE348C" w:rsidRPr="000847DF">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TnVtPjM3NzwvUmVjTnVtPjxEaXNwbGF5VGV4dD48c3R5bGUgZmFjZT0ic3VwZXJzY3JpcHQiPjEx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TnVtPjM3NzwvUmVjTnVtPjxEaXNwbGF5VGV4dD48c3R5bGUgZmFjZT0ic3VwZXJzY3JpcHQiPjEx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FE348C" w:rsidRPr="000847DF">
        <w:rPr>
          <w:rFonts w:ascii="Times New Roman" w:hAnsi="Times New Roman" w:cs="Times New Roman"/>
        </w:rPr>
      </w:r>
      <w:r w:rsidR="00FE348C"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110,111</w:t>
      </w:r>
      <w:r w:rsidR="00FE348C" w:rsidRPr="000847DF">
        <w:rPr>
          <w:rFonts w:ascii="Times New Roman" w:hAnsi="Times New Roman" w:cs="Times New Roman"/>
        </w:rPr>
        <w:fldChar w:fldCharType="end"/>
      </w:r>
      <w:r w:rsidRPr="000847DF">
        <w:rPr>
          <w:rFonts w:ascii="Times New Roman" w:hAnsi="Times New Roman" w:cs="Times New Roman"/>
        </w:rPr>
        <w:t>. Crop rotation with deep-rooted species further aids in mitigating soil compaction and optimizing nutrient dynamics</w:t>
      </w:r>
      <w:r w:rsidR="00446582"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&lt;EndNote&gt;&lt;Cite&gt;&lt;Author&gt;Jabro&lt;/Author&gt;&lt;Year&gt;2021&lt;/Year&gt;&lt;RecNum&gt;380&lt;/RecNum&gt;&lt;DisplayText&gt;&lt;style face="superscript"&gt;112&lt;/style&gt;&lt;/DisplayText&gt;&lt;record&gt;&lt;rec-number&gt;380&lt;/rec-number&gt;&lt;foreign-keys&gt;&lt;key app="EN" db-id="5va0eddeq9tsxle0sr8xd2thpfv2t0a0dfxs" timestamp="1749063434"&gt;380&lt;/key&gt;&lt;/foreign-keys&gt;&lt;ref-type name="Journal Article"&gt;17&lt;/ref-type&gt;&lt;contributors&gt;&lt;authors&gt;&lt;author&gt;Jabro, Jay D&lt;/author&gt;&lt;author&gt;Allen, Brett L&lt;/author&gt;&lt;author&gt;Rand, Tatyana&lt;/author&gt;&lt;author&gt;Dangi, Sadikshya R&lt;/author&gt;&lt;author&gt;Campbell, Joshua W&lt;/author&gt;&lt;/authors&gt;&lt;/contributors&gt;&lt;titles&gt;&lt;title&gt;Effect of previous crop roots on soil compaction in 2 yr rotations under a no-tillage system&lt;/title&gt;&lt;secondary-title&gt;Land&lt;/secondary-title&gt;&lt;/titles&gt;&lt;periodical&gt;&lt;full-title&gt;Land&lt;/full-title&gt;&lt;/periodical&gt;&lt;pages&gt;202&lt;/pages&gt;&lt;volume&gt;10&lt;/volume&gt;&lt;number&gt;2&lt;/number&gt;&lt;dates&gt;&lt;year&gt;2021&lt;/year&gt;&lt;/dates&gt;&lt;isbn&gt;2073-445X&lt;/isbn&gt;&lt;urls&gt;&lt;/urls&gt;&lt;/record&gt;&lt;/Cite&gt;&lt;/EndNote&gt;</w:instrText>
      </w:r>
      <w:r w:rsidR="00446582"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112</w:t>
      </w:r>
      <w:r w:rsidR="00446582" w:rsidRPr="000847DF">
        <w:rPr>
          <w:rFonts w:ascii="Times New Roman" w:hAnsi="Times New Roman" w:cs="Times New Roman"/>
        </w:rPr>
        <w:fldChar w:fldCharType="end"/>
      </w:r>
      <w:r w:rsidRPr="000847DF">
        <w:rPr>
          <w:rFonts w:ascii="Times New Roman" w:hAnsi="Times New Roman" w:cs="Times New Roman"/>
        </w:rPr>
        <w:t>. Additionally, long-term NT adoption has shown gradual improvements in soil health and organic carbon retention, which may offset initial productivity losses</w:t>
      </w:r>
      <w:r w:rsidR="00446582"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&lt;EndNote&gt;&lt;Cite&gt;&lt;Author&gt;Leng&lt;/Author&gt;&lt;Year&gt;2024&lt;/Year&gt;&lt;RecNum&gt;381&lt;/RecNum&gt;&lt;DisplayText&gt;&lt;style face="superscript"&gt;113&lt;/style&gt;&lt;/DisplayText&gt;&lt;record&gt;&lt;rec-number&gt;381&lt;/rec-number&gt;&lt;foreign-keys&gt;&lt;key app="EN" db-id="5va0eddeq9tsxle0sr8xd2thpfv2t0a0dfxs" timestamp="1749063619"&gt;381&lt;/key&gt;&lt;/foreign-keys&gt;&lt;ref-type name="Journal Article"&gt;17&lt;/ref-type&gt;&lt;contributors&gt;&lt;authors&gt;&lt;author&gt;Leng, Vira&lt;/author&gt;&lt;author&gt;Cardinael, Rémi&lt;/author&gt;&lt;author&gt;Tivet, Florent&lt;/author&gt;&lt;author&gt;Seng, Vang&lt;/author&gt;&lt;author&gt;Mark, Phearum&lt;/author&gt;&lt;author&gt;Lienhard, Pascal&lt;/author&gt;&lt;author&gt;Filloux, Titouan&lt;/author&gt;&lt;author&gt;Six, Johan&lt;/author&gt;&lt;author&gt;Hok, Lyda&lt;/author&gt;&lt;author&gt;Boulakia, Stéphane&lt;/author&gt;&lt;/authors&gt;&lt;/contributors&gt;&lt;titles&gt;&lt;title&gt;Diachronic assessment of soil organic C and N dynamics under long-term no-till cropping systems in the tropical upland of Cambodia&lt;/title&gt;&lt;secondary-title&gt;Soil&lt;/secondary-title&gt;&lt;/titles&gt;&lt;periodical&gt;&lt;full-title&gt;Soil&lt;/full-title&gt;&lt;/periodical&gt;&lt;pages&gt;699-725&lt;/pages&gt;&lt;volume&gt;10&lt;/volume&gt;&lt;number&gt;2&lt;/number&gt;&lt;dates&gt;&lt;year&gt;2024&lt;/year&gt;&lt;/dates&gt;&lt;isbn&gt;2199-398X&lt;/isbn&gt;&lt;urls&gt;&lt;/urls&gt;&lt;/record&gt;&lt;/Cite&gt;&lt;/EndNote&gt;</w:instrText>
      </w:r>
      <w:r w:rsidR="00446582"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113</w:t>
      </w:r>
      <w:r w:rsidR="00446582" w:rsidRPr="000847DF">
        <w:rPr>
          <w:rFonts w:ascii="Times New Roman" w:hAnsi="Times New Roman" w:cs="Times New Roman"/>
        </w:rPr>
        <w:fldChar w:fldCharType="end"/>
      </w:r>
      <w:r w:rsidRPr="000847DF">
        <w:rPr>
          <w:rFonts w:ascii="Times New Roman" w:hAnsi="Times New Roman" w:cs="Times New Roman"/>
        </w:rPr>
        <w:t>. Overall, NT’s effectiveness remains dependent on tailored conservation strategies designed to address regional soil and climatic conditions.</w:t>
      </w:r>
    </w:p>
    <w:p w14:paraId="2681CA9B" w14:textId="77777777" w:rsidR="005B3B86" w:rsidRPr="000847DF" w:rsidRDefault="005B3B86" w:rsidP="001221EB">
      <w:pPr>
        <w:spacing w:after="0" w:line="240" w:lineRule="auto"/>
        <w:jc w:val="both"/>
        <w:rPr>
          <w:rFonts w:ascii="Times New Roman" w:hAnsi="Times New Roman" w:cs="Times New Roman"/>
        </w:rPr>
      </w:pPr>
    </w:p>
    <w:p w14:paraId="08998DE3"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Publication bias and sensitivity analysis</w:t>
      </w:r>
    </w:p>
    <w:p w14:paraId="05E4E88D" w14:textId="1EE28430"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Publication bias and sensitivity analyses confirmed the robustness of the findings. The distribution of effect sizes</w:t>
      </w:r>
      <w:r w:rsidR="475170B8" w:rsidRPr="000847DF">
        <w:rPr>
          <w:rFonts w:ascii="Times New Roman" w:hAnsi="Times New Roman" w:cs="Times New Roman"/>
        </w:rPr>
        <w:t xml:space="preserve"> (ES)</w:t>
      </w:r>
      <w:r w:rsidRPr="000847DF">
        <w:rPr>
          <w:rFonts w:ascii="Times New Roman" w:hAnsi="Times New Roman" w:cs="Times New Roman"/>
        </w:rPr>
        <w:t xml:space="preserve"> was approximately normal, and Jackknife resampling revealed that the exclusion of individual studies did not significantly alter the overall </w:t>
      </w:r>
      <w:r w:rsidR="0CC48009" w:rsidRPr="000847DF">
        <w:rPr>
          <w:rFonts w:ascii="Times New Roman" w:hAnsi="Times New Roman" w:cs="Times New Roman"/>
        </w:rPr>
        <w:t>ES</w:t>
      </w:r>
      <w:r w:rsidRPr="000847DF">
        <w:rPr>
          <w:rFonts w:ascii="Times New Roman" w:hAnsi="Times New Roman" w:cs="Times New Roman"/>
        </w:rPr>
        <w:t xml:space="preserve">.  A small number of studies produced estimates that fell outside the 95% confidence when removed and might suggest a relatively greater influence on the overall </w:t>
      </w:r>
      <w:r w:rsidR="2DB4BA71" w:rsidRPr="000847DF">
        <w:rPr>
          <w:rFonts w:ascii="Times New Roman" w:hAnsi="Times New Roman" w:cs="Times New Roman"/>
        </w:rPr>
        <w:t>ES</w:t>
      </w:r>
      <w:r w:rsidRPr="000847DF">
        <w:rPr>
          <w:rFonts w:ascii="Times New Roman" w:hAnsi="Times New Roman" w:cs="Times New Roman"/>
        </w:rPr>
        <w:t xml:space="preserve">. </w:t>
      </w:r>
      <w:r w:rsidR="009107A2" w:rsidRPr="000847DF">
        <w:rPr>
          <w:rFonts w:ascii="Times New Roman" w:hAnsi="Times New Roman" w:cs="Times New Roman"/>
        </w:rPr>
        <w:t>However, g</w:t>
      </w:r>
      <w:r w:rsidRPr="000847DF">
        <w:rPr>
          <w:rFonts w:ascii="Times New Roman" w:hAnsi="Times New Roman" w:cs="Times New Roman"/>
        </w:rPr>
        <w:t xml:space="preserve">iven the large cumulative sample size across all included studies, the influence of any single study is attenuated, and the pooled estimates remain statistically robust as also observed by </w:t>
      </w:r>
      <w:r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 AuthorYear="1"&gt;&lt;Author&gt;Shackelford&lt;/Author&gt;&lt;Year&gt;2019&lt;/Year&gt;&lt;RecNum&gt;324&lt;/RecNum&gt;&lt;DisplayText&gt;Shackelford, et al. &lt;style face="superscript"&gt;114&lt;/style&gt;&lt;/DisplayText&gt;&lt;record&gt;&lt;rec-number&gt;324&lt;/rec-number&gt;&lt;foreign-keys&gt;&lt;key app="EN" db-id="5va0eddeq9tsxle0sr8xd2thpfv2t0a0dfxs" timestamp="1747934495"&gt;324&lt;/key&gt;&lt;/foreign-keys&gt;&lt;ref-type name="Journal Article"&gt;17&lt;/ref-type&gt;&lt;contributors&gt;&lt;authors&gt;&lt;author&gt;Shackelford, Gorm E&lt;/author&gt;&lt;author&gt;Kelsey, Rodd&lt;/author&gt;&lt;author&gt;Dicks, Lynn V&lt;/author&gt;&lt;/authors&gt;&lt;/contributors&gt;&lt;titles&gt;&lt;title&gt;Effects of cover crops on multiple ecosystem services: Ten meta-analyses of data from arable farmland in California and the Mediterranean&lt;/title&gt;&lt;secondary-title&gt;Land use policy&lt;/secondary-title&gt;&lt;/titles&gt;&lt;periodical&gt;&lt;full-title&gt;Land use policy&lt;/full-title&gt;&lt;/periodical&gt;&lt;pages&gt;104204&lt;/pages&gt;&lt;volume&gt;88&lt;/volume&gt;&lt;dates&gt;&lt;year&gt;2019&lt;/year&gt;&lt;/dates&gt;&lt;isbn&gt;0264-8377&lt;/isbn&gt;&lt;urls&gt;&lt;/urls&gt;&lt;/record&gt;&lt;/Cite&gt;&lt;/EndNote&gt;</w:instrText>
      </w:r>
      <w:r w:rsidRPr="000847DF">
        <w:rPr>
          <w:rFonts w:ascii="Times New Roman" w:hAnsi="Times New Roman" w:cs="Times New Roman"/>
        </w:rPr>
        <w:fldChar w:fldCharType="separate"/>
      </w:r>
      <w:r w:rsidR="005D0D16" w:rsidRPr="000847DF">
        <w:rPr>
          <w:rFonts w:ascii="Times New Roman" w:hAnsi="Times New Roman" w:cs="Times New Roman"/>
          <w:noProof/>
        </w:rPr>
        <w:t xml:space="preserve">Shackelford, et al. </w:t>
      </w:r>
      <w:r w:rsidR="005D0D16" w:rsidRPr="000847DF">
        <w:rPr>
          <w:rFonts w:ascii="Times New Roman" w:hAnsi="Times New Roman" w:cs="Times New Roman"/>
          <w:noProof/>
          <w:vertAlign w:val="superscript"/>
        </w:rPr>
        <w:t>114</w:t>
      </w:r>
      <w:r w:rsidRPr="000847DF">
        <w:rPr>
          <w:rFonts w:ascii="Times New Roman" w:hAnsi="Times New Roman" w:cs="Times New Roman"/>
        </w:rPr>
        <w:fldChar w:fldCharType="end"/>
      </w:r>
      <w:r w:rsidRPr="000847DF">
        <w:rPr>
          <w:rFonts w:ascii="Times New Roman" w:hAnsi="Times New Roman" w:cs="Times New Roman"/>
        </w:rPr>
        <w:t xml:space="preserve">. </w:t>
      </w:r>
      <w:r w:rsidR="009107A2" w:rsidRPr="000847DF">
        <w:rPr>
          <w:rFonts w:ascii="Times New Roman" w:hAnsi="Times New Roman" w:cs="Times New Roman"/>
        </w:rPr>
        <w:t xml:space="preserve">Consequently, </w:t>
      </w:r>
      <w:r w:rsidRPr="000847DF">
        <w:rPr>
          <w:rFonts w:ascii="Times New Roman" w:hAnsi="Times New Roman" w:cs="Times New Roman"/>
        </w:rPr>
        <w:t xml:space="preserve">these influential studies were retained in the analysis due to the large cumulative sample size, ensuring that overall conclusions remained valid, as their exclusion is unlikely to meaningfully affect the interpretation or validity of the overall findings. </w:t>
      </w:r>
    </w:p>
    <w:p w14:paraId="39BA2DB5" w14:textId="77777777" w:rsidR="00C80293" w:rsidRPr="000847DF" w:rsidRDefault="00C80293" w:rsidP="00C80293">
      <w:pPr>
        <w:spacing w:after="0" w:line="240" w:lineRule="auto"/>
        <w:jc w:val="both"/>
        <w:rPr>
          <w:rFonts w:ascii="Times New Roman" w:hAnsi="Times New Roman" w:cs="Times New Roman"/>
          <w:b/>
          <w:bCs/>
        </w:rPr>
      </w:pPr>
    </w:p>
    <w:p w14:paraId="2059139A" w14:textId="77777777" w:rsidR="0080147A" w:rsidRPr="000847DF" w:rsidRDefault="0080147A" w:rsidP="00C80293">
      <w:pPr>
        <w:spacing w:after="0" w:line="240" w:lineRule="auto"/>
        <w:jc w:val="both"/>
        <w:rPr>
          <w:rFonts w:ascii="Times New Roman" w:hAnsi="Times New Roman" w:cs="Times New Roman"/>
          <w:b/>
          <w:bCs/>
        </w:rPr>
      </w:pPr>
    </w:p>
    <w:p w14:paraId="36785358"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commentRangeStart w:id="59"/>
      <w:r w:rsidRPr="000847DF">
        <w:rPr>
          <w:rFonts w:ascii="Times New Roman" w:hAnsi="Times New Roman" w:cs="Times New Roman"/>
          <w:b/>
          <w:bCs/>
        </w:rPr>
        <w:t xml:space="preserve">Limitations </w:t>
      </w:r>
      <w:commentRangeEnd w:id="59"/>
      <w:r w:rsidR="000A6E87">
        <w:rPr>
          <w:rStyle w:val="CommentReference"/>
        </w:rPr>
        <w:commentReference w:id="59"/>
      </w:r>
      <w:r w:rsidRPr="000847DF">
        <w:rPr>
          <w:rFonts w:ascii="Times New Roman" w:hAnsi="Times New Roman" w:cs="Times New Roman"/>
          <w:b/>
          <w:bCs/>
        </w:rPr>
        <w:t>of the study and future directions</w:t>
      </w:r>
    </w:p>
    <w:p w14:paraId="41222199" w14:textId="77777777"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The results of this study underscore the potential of SCPs 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SCPs.</w:t>
      </w:r>
    </w:p>
    <w:p w14:paraId="556FC120" w14:textId="77777777" w:rsidR="00C80293" w:rsidRPr="000847DF" w:rsidRDefault="00C80293" w:rsidP="00C80293">
      <w:pPr>
        <w:spacing w:after="0" w:line="240" w:lineRule="auto"/>
        <w:jc w:val="both"/>
        <w:rPr>
          <w:rFonts w:ascii="Times New Roman" w:hAnsi="Times New Roman" w:cs="Times New Roman"/>
        </w:rPr>
      </w:pPr>
    </w:p>
    <w:p w14:paraId="3B50BA99" w14:textId="41713F36"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The number and spatial distribution of the studies considered in this study might limit the generalizability of the results to underrepresented regions. The geographic distribution of the NT and OF practices was skewed toward Europe and America</w:t>
      </w:r>
      <w:ins w:id="60" w:author="Poelert Jeroen" w:date="2025-09-03T14:49:00Z" w16du:dateUtc="2025-09-03T12:49:00Z">
        <w:r w:rsidR="009068C0">
          <w:rPr>
            <w:rFonts w:ascii="Times New Roman" w:hAnsi="Times New Roman" w:cs="Times New Roman"/>
          </w:rPr>
          <w:t xml:space="preserve"> (Fig</w:t>
        </w:r>
      </w:ins>
      <w:ins w:id="61" w:author="Poelert Jeroen" w:date="2025-09-03T14:50:00Z" w16du:dateUtc="2025-09-03T12:50:00Z">
        <w:r w:rsidR="00A258C8">
          <w:rPr>
            <w:rFonts w:ascii="Times New Roman" w:hAnsi="Times New Roman" w:cs="Times New Roman"/>
          </w:rPr>
          <w:t>.</w:t>
        </w:r>
      </w:ins>
      <w:ins w:id="62" w:author="Poelert Jeroen" w:date="2025-09-03T14:49:00Z" w16du:dateUtc="2025-09-03T12:49:00Z">
        <w:r w:rsidR="009068C0">
          <w:rPr>
            <w:rFonts w:ascii="Times New Roman" w:hAnsi="Times New Roman" w:cs="Times New Roman"/>
          </w:rPr>
          <w:t xml:space="preserve"> 1)</w:t>
        </w:r>
      </w:ins>
      <w:r w:rsidRPr="000847DF">
        <w:rPr>
          <w:rFonts w:ascii="Times New Roman" w:hAnsi="Times New Roman" w:cs="Times New Roman"/>
        </w:rPr>
        <w:t>. Meanwhile, there was no study for AF in Latin America</w:t>
      </w:r>
      <w:r w:rsidR="003F10E6" w:rsidRPr="000847DF">
        <w:rPr>
          <w:rFonts w:ascii="Times New Roman" w:hAnsi="Times New Roman" w:cs="Times New Roman"/>
        </w:rPr>
        <w:t>,</w:t>
      </w:r>
      <w:r w:rsidRPr="000847DF">
        <w:rPr>
          <w:rFonts w:ascii="Times New Roman" w:hAnsi="Times New Roman" w:cs="Times New Roman"/>
        </w:rPr>
        <w:t xml:space="preserve"> where </w:t>
      </w:r>
      <w:proofErr w:type="gramStart"/>
      <w:r w:rsidRPr="000847DF">
        <w:rPr>
          <w:rFonts w:ascii="Times New Roman" w:hAnsi="Times New Roman" w:cs="Times New Roman"/>
        </w:rPr>
        <w:t>actually between</w:t>
      </w:r>
      <w:proofErr w:type="gramEnd"/>
      <w:r w:rsidRPr="000847DF">
        <w:rPr>
          <w:rFonts w:ascii="Times New Roman" w:hAnsi="Times New Roman" w:cs="Times New Roman"/>
        </w:rPr>
        <w:t xml:space="preserve"> 200 and 357 million hectares are devoted to such practice</w:t>
      </w:r>
      <w:r w:rsidR="003F10E6" w:rsidRPr="000847DF">
        <w:rPr>
          <w:rFonts w:ascii="Times New Roman" w:hAnsi="Times New Roman" w:cs="Times New Roman"/>
        </w:rPr>
        <w:t xml:space="preserve"> in this study</w:t>
      </w:r>
      <w:r w:rsidRPr="000847DF">
        <w:rPr>
          <w:rFonts w:ascii="Times New Roman" w:hAnsi="Times New Roman" w:cs="Times New Roman"/>
        </w:rPr>
        <w:t xml:space="preserve">. Most of the studies were dominated by NT compared to the remaining, suggesting it having a higher influence on the pooled results (Fig. 1). However, the split of the results for each of the SCPs help see their individual trend across the factors considered. These observations show the need of a new global data with higher spatial coverage of SCPs, especially for AF, CC and OF. </w:t>
      </w:r>
    </w:p>
    <w:p w14:paraId="23134E7C" w14:textId="77777777" w:rsidR="00C80293" w:rsidRPr="000847DF" w:rsidRDefault="00C80293" w:rsidP="00C80293">
      <w:pPr>
        <w:spacing w:after="0" w:line="240" w:lineRule="auto"/>
        <w:jc w:val="both"/>
        <w:rPr>
          <w:rFonts w:ascii="Times New Roman" w:hAnsi="Times New Roman" w:cs="Times New Roman"/>
        </w:rPr>
      </w:pPr>
    </w:p>
    <w:p w14:paraId="36B6A8CA" w14:textId="3D5EAB87"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In addition, yield was the sole outcome metric considered in this study, despite the multifunctional goals of SCPs—including carbon sequestration, biodiversity enhancement, and climate resilience. This narrow focus may miss important trade-offs and co-benefits that could influence adoption decisions</w:t>
      </w:r>
      <w:r w:rsidR="00AA7EF9" w:rsidRPr="000847DF">
        <w:rPr>
          <w:rFonts w:ascii="Times New Roman" w:hAnsi="Times New Roman" w:cs="Times New Roman"/>
        </w:rPr>
        <w:t xml:space="preserve"> by policy makers, land managers and farmers</w:t>
      </w:r>
      <w:r w:rsidRPr="000847DF">
        <w:rPr>
          <w:rFonts w:ascii="Times New Roman" w:hAnsi="Times New Roman" w:cs="Times New Roman"/>
        </w:rPr>
        <w:t xml:space="preserve">. Moreover, the attribution of yield effects to individual SCPs is complicated by the bundling of practices in many studies as seen for different management strategies for NT. For example, there are instances of AF with alley cropping, forest farming, </w:t>
      </w:r>
      <w:proofErr w:type="spellStart"/>
      <w:r w:rsidRPr="000847DF">
        <w:rPr>
          <w:rFonts w:ascii="Times New Roman" w:hAnsi="Times New Roman" w:cs="Times New Roman"/>
        </w:rPr>
        <w:t>silvopastoralism</w:t>
      </w:r>
      <w:proofErr w:type="spellEnd"/>
      <w:r w:rsidRPr="000847DF">
        <w:rPr>
          <w:rFonts w:ascii="Times New Roman" w:hAnsi="Times New Roman" w:cs="Times New Roman"/>
        </w:rPr>
        <w:t xml:space="preserve">, riparian forest buﬀers </w:t>
      </w:r>
      <w:r w:rsidRPr="000847DF">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dCI+MTE1LTExNzwvc3R5bGU+PC9EaXNwbGF5VGV4dD48cmVjb3JkPjxyZWMtbnVtYmVyPjI0NDwv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dCI+MTE1LTExNzwvc3R5bGU+PC9EaXNwbGF5VGV4dD48cmVjb3JkPjxyZWMtbnVtYmVyPjI0NDwv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Pr="000847DF">
        <w:rPr>
          <w:rFonts w:ascii="Times New Roman" w:hAnsi="Times New Roman" w:cs="Times New Roman"/>
        </w:rPr>
      </w:r>
      <w:r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115-117</w:t>
      </w:r>
      <w:r w:rsidRPr="000847DF">
        <w:rPr>
          <w:rFonts w:ascii="Times New Roman" w:hAnsi="Times New Roman" w:cs="Times New Roman"/>
        </w:rPr>
        <w:fldChar w:fldCharType="end"/>
      </w:r>
      <w:r w:rsidRPr="000847DF">
        <w:rPr>
          <w:rFonts w:ascii="Times New Roman" w:hAnsi="Times New Roman" w:cs="Times New Roman"/>
        </w:rPr>
        <w:t xml:space="preserve"> while CC species with fibrous root system (e.g. rye-grass, rye and oats) have a higher potential to control soil erosion while those with thick roots (e.g. white mustard and fodder radish) are less effective in that regard</w:t>
      </w:r>
      <w:r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&lt;EndNote&gt;&lt;Cite&gt;&lt;Author&gt;Sharma&lt;/Author&gt;&lt;Year&gt;2018&lt;/Year&gt;&lt;RecNum&gt;327&lt;/RecNum&gt;&lt;DisplayText&gt;&lt;style face="superscript"&gt;118&lt;/style&gt;&lt;/DisplayText&gt;&lt;record&gt;&lt;rec-number&gt;327&lt;/rec-number&gt;&lt;foreign-keys&gt;&lt;key app="EN" db-id="5va0eddeq9tsxle0sr8xd2thpfv2t0a0dfxs" timestamp="1747937210"&gt;327&lt;/key&gt;&lt;/foreign-keys&gt;&lt;ref-type name="Journal Article"&gt;17&lt;/ref-type&gt;&lt;contributors&gt;&lt;authors&gt;&lt;author&gt;Sharma, Parmodh&lt;/author&gt;&lt;author&gt;Singh, Atinderpal&lt;/author&gt;&lt;author&gt;Kahlon, Charanjit Singh&lt;/author&gt;&lt;author&gt;Brar, Amandeep Singh&lt;/author&gt;&lt;author&gt;Grover, Kulbhushan K&lt;/author&gt;&lt;author&gt;Dia, Mahendra&lt;/author&gt;&lt;author&gt;Steiner, Robert L&lt;/author&gt;&lt;/authors&gt;&lt;/contributors&gt;&lt;titles&gt;&lt;title&gt;The role of cover crops towards sustainable soil health and agriculture—A review paper&lt;/title&gt;&lt;secondary-title&gt;American Journal of Plant Sciences&lt;/secondary-title&gt;&lt;/titles&gt;&lt;periodical&gt;&lt;full-title&gt;American Journal of Plant Sciences&lt;/full-title&gt;&lt;/periodical&gt;&lt;pages&gt;1935-1951&lt;/pages&gt;&lt;volume&gt;9&lt;/volume&gt;&lt;number&gt;9&lt;/number&gt;&lt;dates&gt;&lt;year&gt;2018&lt;/year&gt;&lt;/dates&gt;&lt;urls&gt;&lt;/urls&gt;&lt;/record&gt;&lt;/Cite&gt;&lt;/EndNote&gt;</w:instrText>
      </w:r>
      <w:r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118</w:t>
      </w:r>
      <w:r w:rsidRPr="000847DF">
        <w:rPr>
          <w:rFonts w:ascii="Times New Roman" w:hAnsi="Times New Roman" w:cs="Times New Roman"/>
        </w:rPr>
        <w:fldChar w:fldCharType="end"/>
      </w:r>
      <w:r w:rsidRPr="000847DF">
        <w:rPr>
          <w:rFonts w:ascii="Times New Roman" w:hAnsi="Times New Roman" w:cs="Times New Roman"/>
        </w:rPr>
        <w:t xml:space="preserve">. Consequently, the individual management strategies </w:t>
      </w:r>
      <w:r w:rsidRPr="000847DF">
        <w:rPr>
          <w:rFonts w:ascii="Times New Roman" w:hAnsi="Times New Roman" w:cs="Times New Roman"/>
        </w:rPr>
        <w:lastRenderedPageBreak/>
        <w:t>related to the SCPs may obscure the specific contribution of each practice and warrant further investigation.</w:t>
      </w:r>
    </w:p>
    <w:p w14:paraId="35933593" w14:textId="77777777" w:rsidR="000313D1" w:rsidRPr="000847DF" w:rsidRDefault="000313D1" w:rsidP="00C80293">
      <w:pPr>
        <w:spacing w:after="0" w:line="240" w:lineRule="auto"/>
        <w:jc w:val="both"/>
        <w:rPr>
          <w:rFonts w:ascii="Times New Roman" w:hAnsi="Times New Roman" w:cs="Times New Roman"/>
        </w:rPr>
      </w:pPr>
    </w:p>
    <w:p w14:paraId="47DFEFFF" w14:textId="64F2EA9B" w:rsidR="00C80293" w:rsidRPr="000847DF" w:rsidRDefault="000313D1" w:rsidP="000313D1">
      <w:pPr>
        <w:spacing w:after="0" w:line="240" w:lineRule="auto"/>
        <w:jc w:val="both"/>
        <w:rPr>
          <w:rFonts w:ascii="Times New Roman" w:hAnsi="Times New Roman" w:cs="Times New Roman"/>
        </w:rPr>
      </w:pPr>
      <w:r w:rsidRPr="000847DF">
        <w:rPr>
          <w:rFonts w:ascii="Times New Roman" w:hAnsi="Times New Roman" w:cs="Times New Roman"/>
        </w:rPr>
        <w:t xml:space="preserve">This study did not evaluate how different SCPs contribute to the resilience of farming systems under increasingly frequent climate extremes—such as droughts and floods—which is a critical dimension of food security in a changing climate. </w:t>
      </w:r>
      <w:commentRangeStart w:id="63"/>
      <w:r w:rsidRPr="000847DF">
        <w:rPr>
          <w:rFonts w:ascii="Times New Roman" w:hAnsi="Times New Roman" w:cs="Times New Roman"/>
        </w:rPr>
        <w:t>SCPs might have further potential to buffer yield losses during extreme events but could also bolster farmers’</w:t>
      </w:r>
      <w:del w:id="64" w:author="Poelert Jeroen" w:date="2025-09-03T15:05:00Z" w16du:dateUtc="2025-09-03T13:05:00Z">
        <w:r w:rsidRPr="000847DF" w:rsidDel="00942703">
          <w:rPr>
            <w:rFonts w:ascii="Times New Roman" w:hAnsi="Times New Roman" w:cs="Times New Roman"/>
          </w:rPr>
          <w:delText xml:space="preserve"> economic</w:delText>
        </w:r>
      </w:del>
      <w:r w:rsidRPr="000847DF">
        <w:rPr>
          <w:rFonts w:ascii="Times New Roman" w:hAnsi="Times New Roman" w:cs="Times New Roman"/>
        </w:rPr>
        <w:t xml:space="preserve"> </w:t>
      </w:r>
      <w:ins w:id="65" w:author="Poelert Jeroen" w:date="2025-09-03T15:06:00Z" w16du:dateUtc="2025-09-03T13:06:00Z">
        <w:r w:rsidR="00597FEB">
          <w:rPr>
            <w:rFonts w:ascii="Times New Roman" w:hAnsi="Times New Roman" w:cs="Times New Roman"/>
          </w:rPr>
          <w:t xml:space="preserve">(economic) </w:t>
        </w:r>
      </w:ins>
      <w:r w:rsidRPr="000847DF">
        <w:rPr>
          <w:rFonts w:ascii="Times New Roman" w:hAnsi="Times New Roman" w:cs="Times New Roman"/>
        </w:rPr>
        <w:t xml:space="preserve">resilience by reducing the risk of total crop failure. </w:t>
      </w:r>
      <w:commentRangeEnd w:id="63"/>
      <w:r w:rsidR="00942703">
        <w:rPr>
          <w:rStyle w:val="CommentReference"/>
        </w:rPr>
        <w:commentReference w:id="63"/>
      </w:r>
      <w:r w:rsidRPr="000847DF">
        <w:rPr>
          <w:rFonts w:ascii="Times New Roman" w:hAnsi="Times New Roman" w:cs="Times New Roman"/>
        </w:rPr>
        <w:t>Understandably, a modest, stable harvest achieved through enhanced soil health and water management may be preferable to a higher but highly variable yield that collapses under stress. By prioritizing resilience, future studies can explore how SCPs affect long-term yield stability, soil health, and ecosystem services under forecasted climate conditions—and how these advantages translate into more secure and sustainable livelihoods for farmers.</w:t>
      </w:r>
    </w:p>
    <w:p w14:paraId="3D454B74" w14:textId="77777777" w:rsidR="000313D1" w:rsidRPr="000847DF" w:rsidRDefault="000313D1" w:rsidP="000313D1">
      <w:pPr>
        <w:spacing w:after="0" w:line="240" w:lineRule="auto"/>
        <w:jc w:val="both"/>
        <w:rPr>
          <w:rFonts w:ascii="Times New Roman" w:hAnsi="Times New Roman" w:cs="Times New Roman"/>
        </w:rPr>
      </w:pPr>
    </w:p>
    <w:p w14:paraId="7506E5A5" w14:textId="77777777" w:rsidR="00C80293" w:rsidRPr="000847DF" w:rsidRDefault="00C80293" w:rsidP="00C80293">
      <w:pPr>
        <w:spacing w:after="0" w:line="240" w:lineRule="auto"/>
        <w:rPr>
          <w:rFonts w:ascii="Times New Roman" w:hAnsi="Times New Roman" w:cs="Times New Roman"/>
          <w:b/>
          <w:bCs/>
        </w:rPr>
      </w:pPr>
      <w:r w:rsidRPr="000847DF">
        <w:rPr>
          <w:rFonts w:ascii="Times New Roman" w:hAnsi="Times New Roman" w:cs="Times New Roman"/>
          <w:b/>
          <w:bCs/>
        </w:rPr>
        <w:t>Conclusion</w:t>
      </w:r>
    </w:p>
    <w:p w14:paraId="24A4ED3E" w14:textId="77777777" w:rsidR="00C80293" w:rsidRPr="000847DF" w:rsidRDefault="00C80293" w:rsidP="00C80293">
      <w:pPr>
        <w:spacing w:after="0" w:line="240" w:lineRule="auto"/>
        <w:rPr>
          <w:rFonts w:ascii="Times New Roman" w:hAnsi="Times New Roman" w:cs="Times New Roman"/>
          <w:b/>
          <w:bCs/>
        </w:rPr>
      </w:pPr>
    </w:p>
    <w:p w14:paraId="3FA5C410" w14:textId="4FD842BE" w:rsidR="00243E6B"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 xml:space="preserve">This meta-analysis demonstrates that soil conservation practices can improve crop yields, but outcomes are highly dependent on environmental and management contexts. While agroforestry and cover cropping consistently enhanced yields, particularly in arid and temperate regions, no-tillage and organic farming showed variable or negative yield responses, especially in tropical and continental climates. </w:t>
      </w:r>
      <w:r w:rsidR="00A27B49" w:rsidRPr="000847DF">
        <w:rPr>
          <w:rFonts w:ascii="Times New Roman" w:hAnsi="Times New Roman" w:cs="Times New Roman"/>
        </w:rPr>
        <w:t xml:space="preserve">The largest gains occurred under conditions of low soil fertility, high elevation, or significant slope, where these practices likely mitigated structural and nutrient constraints. </w:t>
      </w:r>
      <w:r w:rsidRPr="000847DF">
        <w:rPr>
          <w:rFonts w:ascii="Times New Roman" w:hAnsi="Times New Roman" w:cs="Times New Roman"/>
        </w:rPr>
        <w:t>The effectiveness of no-tillage systems was notably enhanced when combined with complementary practices such as nutrient inputs and soil cover.</w:t>
      </w:r>
      <w:r w:rsidR="00393894" w:rsidRPr="000847DF">
        <w:rPr>
          <w:rFonts w:ascii="Times New Roman" w:hAnsi="Times New Roman" w:cs="Times New Roman"/>
        </w:rPr>
        <w:t xml:space="preserve"> </w:t>
      </w:r>
      <w:r w:rsidR="00243E6B" w:rsidRPr="000847DF">
        <w:rPr>
          <w:rFonts w:ascii="Times New Roman" w:hAnsi="Times New Roman" w:cs="Times New Roman"/>
        </w:rPr>
        <w:t xml:space="preserve">Our findings highlight the promise of soil conservation practices for sustainable intensification in marginalized or degraded landscapes—but they also warn against blanket solutions. Optimizing yield gains and adoption requires context-specific, integrated strategies that match SCPs to local biophysical conditions and on-the-ground realities. In this light, effective policy </w:t>
      </w:r>
      <w:r w:rsidR="00600F00" w:rsidRPr="000847DF">
        <w:rPr>
          <w:rFonts w:ascii="Times New Roman" w:hAnsi="Times New Roman" w:cs="Times New Roman"/>
        </w:rPr>
        <w:t>could</w:t>
      </w:r>
      <w:r w:rsidR="00243E6B" w:rsidRPr="000847DF">
        <w:rPr>
          <w:rFonts w:ascii="Times New Roman" w:hAnsi="Times New Roman" w:cs="Times New Roman"/>
        </w:rPr>
        <w:t xml:space="preserve"> include incentive programs and extension services tailored to regional needs, empowering farmers and land managers to implement the most appropriate SCP combinations.</w:t>
      </w:r>
      <w:r w:rsidR="00393894" w:rsidRPr="000847DF">
        <w:rPr>
          <w:rFonts w:ascii="Times New Roman" w:hAnsi="Times New Roman" w:cs="Times New Roman"/>
        </w:rPr>
        <w:t xml:space="preserve"> </w:t>
      </w:r>
      <w:commentRangeStart w:id="66"/>
      <w:r w:rsidR="00243E6B" w:rsidRPr="000847DF">
        <w:rPr>
          <w:rFonts w:ascii="Times New Roman" w:hAnsi="Times New Roman" w:cs="Times New Roman"/>
        </w:rPr>
        <w:t>Further research is needed to explore the long-term impacts of SCPs on yield stability during climate extremes and their wider contributions to ecosystem services</w:t>
      </w:r>
      <w:r w:rsidR="008E13D1" w:rsidRPr="000847DF">
        <w:rPr>
          <w:rFonts w:ascii="Times New Roman" w:hAnsi="Times New Roman" w:cs="Times New Roman"/>
        </w:rPr>
        <w:t xml:space="preserve">, which could be </w:t>
      </w:r>
      <w:r w:rsidR="00243E6B" w:rsidRPr="000847DF">
        <w:rPr>
          <w:rFonts w:ascii="Times New Roman" w:hAnsi="Times New Roman" w:cs="Times New Roman"/>
        </w:rPr>
        <w:t>framed within the goals of regenerative agriculture and food-security resilience.</w:t>
      </w:r>
      <w:commentRangeEnd w:id="66"/>
      <w:r w:rsidR="00B76FCE">
        <w:rPr>
          <w:rStyle w:val="CommentReference"/>
        </w:rPr>
        <w:commentReference w:id="66"/>
      </w:r>
    </w:p>
    <w:p w14:paraId="7102FC62" w14:textId="4A0CDD87" w:rsidR="00C06407" w:rsidRPr="000847DF" w:rsidRDefault="000E5B18" w:rsidP="000E5B18">
      <w:pPr>
        <w:pStyle w:val="NormalWeb"/>
        <w:rPr>
          <w:b/>
          <w:bCs/>
        </w:rPr>
      </w:pPr>
      <w:r w:rsidRPr="000847DF">
        <w:rPr>
          <w:b/>
          <w:bCs/>
        </w:rPr>
        <w:t>R</w:t>
      </w:r>
      <w:r w:rsidR="00B5402C" w:rsidRPr="000847DF">
        <w:rPr>
          <w:b/>
          <w:bCs/>
        </w:rPr>
        <w:t>eferences</w:t>
      </w:r>
    </w:p>
    <w:p w14:paraId="3D621F98" w14:textId="77777777" w:rsidR="00887F75" w:rsidRPr="00887F75" w:rsidRDefault="001C5F19" w:rsidP="00887F75">
      <w:pPr>
        <w:pStyle w:val="EndNoteBibliography"/>
        <w:spacing w:after="0"/>
        <w:ind w:left="720" w:hanging="720"/>
      </w:pPr>
      <w:r w:rsidRPr="000847DF">
        <w:rPr>
          <w:rFonts w:ascii="Times New Roman" w:hAnsi="Times New Roman" w:cs="Times New Roman"/>
          <w:b/>
          <w:bCs/>
        </w:rPr>
        <w:fldChar w:fldCharType="begin"/>
      </w:r>
      <w:r w:rsidRPr="000847DF">
        <w:rPr>
          <w:rFonts w:ascii="Times New Roman" w:hAnsi="Times New Roman" w:cs="Times New Roman"/>
          <w:b/>
          <w:bCs/>
        </w:rPr>
        <w:instrText xml:space="preserve"> ADDIN EN.REFLIST </w:instrText>
      </w:r>
      <w:r w:rsidRPr="000847DF">
        <w:rPr>
          <w:rFonts w:ascii="Times New Roman" w:hAnsi="Times New Roman" w:cs="Times New Roman"/>
          <w:b/>
          <w:bCs/>
        </w:rPr>
        <w:fldChar w:fldCharType="separate"/>
      </w:r>
      <w:r w:rsidR="00887F75" w:rsidRPr="00887F75">
        <w:t>1</w:t>
      </w:r>
      <w:r w:rsidR="00887F75" w:rsidRPr="00887F75">
        <w:tab/>
        <w:t>UNCCD. Summary for Decision Makers (Global Land Outlook) 2nd edn. (2022).</w:t>
      </w:r>
    </w:p>
    <w:p w14:paraId="013C0E82" w14:textId="77777777" w:rsidR="00887F75" w:rsidRPr="00887F75" w:rsidRDefault="00887F75" w:rsidP="00887F75">
      <w:pPr>
        <w:pStyle w:val="EndNoteBibliography"/>
        <w:spacing w:after="0"/>
        <w:ind w:left="720" w:hanging="720"/>
      </w:pPr>
      <w:r w:rsidRPr="00887F75">
        <w:t>2</w:t>
      </w:r>
      <w:r w:rsidRPr="00887F75">
        <w:tab/>
        <w:t xml:space="preserve">Bakker, H. </w:t>
      </w:r>
      <w:r w:rsidRPr="00887F75">
        <w:rPr>
          <w:i/>
        </w:rPr>
        <w:t>The world food crisis: Food security in comparative perspective</w:t>
      </w:r>
      <w:r w:rsidRPr="00887F75">
        <w:t>.  (Canadian Scholars Press, 1990).</w:t>
      </w:r>
    </w:p>
    <w:p w14:paraId="37B23130" w14:textId="77777777" w:rsidR="00887F75" w:rsidRPr="00887F75" w:rsidRDefault="00887F75" w:rsidP="00887F75">
      <w:pPr>
        <w:pStyle w:val="EndNoteBibliography"/>
        <w:spacing w:after="0"/>
        <w:ind w:left="720" w:hanging="720"/>
      </w:pPr>
      <w:r w:rsidRPr="00887F75">
        <w:t>3</w:t>
      </w:r>
      <w:r w:rsidRPr="00887F75">
        <w:tab/>
        <w:t>Crippa, M.</w:t>
      </w:r>
      <w:r w:rsidRPr="00887F75">
        <w:rPr>
          <w:i/>
        </w:rPr>
        <w:t xml:space="preserve"> et al.</w:t>
      </w:r>
      <w:r w:rsidRPr="00887F75">
        <w:t xml:space="preserve"> Food systems are responsible for a third of global anthropogenic GHG emissions. </w:t>
      </w:r>
      <w:r w:rsidRPr="00887F75">
        <w:rPr>
          <w:i/>
        </w:rPr>
        <w:t>Nature Food</w:t>
      </w:r>
      <w:r w:rsidRPr="00887F75">
        <w:t xml:space="preserve"> </w:t>
      </w:r>
      <w:r w:rsidRPr="00887F75">
        <w:rPr>
          <w:b/>
        </w:rPr>
        <w:t>2</w:t>
      </w:r>
      <w:r w:rsidRPr="00887F75">
        <w:t xml:space="preserve">, 198-209 (2021). </w:t>
      </w:r>
    </w:p>
    <w:p w14:paraId="40428E0E" w14:textId="77777777" w:rsidR="00887F75" w:rsidRPr="00887F75" w:rsidRDefault="00887F75" w:rsidP="00887F75">
      <w:pPr>
        <w:pStyle w:val="EndNoteBibliography"/>
        <w:spacing w:after="0"/>
        <w:ind w:left="720" w:hanging="720"/>
      </w:pPr>
      <w:r w:rsidRPr="00887F75">
        <w:t>4</w:t>
      </w:r>
      <w:r w:rsidRPr="00887F75">
        <w:tab/>
        <w:t>Bodirsky, B. L.</w:t>
      </w:r>
      <w:r w:rsidRPr="00887F75">
        <w:rPr>
          <w:i/>
        </w:rPr>
        <w:t xml:space="preserve"> et al.</w:t>
      </w:r>
      <w:r w:rsidRPr="00887F75">
        <w:t xml:space="preserve"> Global food demand scenarios for the 21 st century. </w:t>
      </w:r>
      <w:r w:rsidRPr="00887F75">
        <w:rPr>
          <w:i/>
        </w:rPr>
        <w:t>PloS one</w:t>
      </w:r>
      <w:r w:rsidRPr="00887F75">
        <w:t xml:space="preserve"> </w:t>
      </w:r>
      <w:r w:rsidRPr="00887F75">
        <w:rPr>
          <w:b/>
        </w:rPr>
        <w:t>10</w:t>
      </w:r>
      <w:r w:rsidRPr="00887F75">
        <w:t xml:space="preserve">, e0139201 (2015). </w:t>
      </w:r>
    </w:p>
    <w:p w14:paraId="343A70AD" w14:textId="77777777" w:rsidR="00887F75" w:rsidRPr="00887F75" w:rsidRDefault="00887F75" w:rsidP="00887F75">
      <w:pPr>
        <w:pStyle w:val="EndNoteBibliography"/>
        <w:spacing w:after="0"/>
        <w:ind w:left="720" w:hanging="720"/>
      </w:pPr>
      <w:r w:rsidRPr="00887F75">
        <w:t>5</w:t>
      </w:r>
      <w:r w:rsidRPr="00887F75">
        <w:tab/>
        <w:t xml:space="preserve">Newton, P., Civita, N., Frankel-Goldwater, L., Bartel, K. &amp; Johns, C. What is regenerative agriculture? A review of scholar and practitioner definitions based on processes and outcomes. </w:t>
      </w:r>
      <w:r w:rsidRPr="00887F75">
        <w:rPr>
          <w:i/>
        </w:rPr>
        <w:t>Frontiers in Sustainable Food Systems</w:t>
      </w:r>
      <w:r w:rsidRPr="00887F75">
        <w:t xml:space="preserve"> </w:t>
      </w:r>
      <w:r w:rsidRPr="00887F75">
        <w:rPr>
          <w:b/>
        </w:rPr>
        <w:t>4</w:t>
      </w:r>
      <w:r w:rsidRPr="00887F75">
        <w:t xml:space="preserve">, 577723 (2020). </w:t>
      </w:r>
    </w:p>
    <w:p w14:paraId="4A8A9B9C" w14:textId="77777777" w:rsidR="00887F75" w:rsidRPr="00887F75" w:rsidRDefault="00887F75" w:rsidP="00887F75">
      <w:pPr>
        <w:pStyle w:val="EndNoteBibliography"/>
        <w:spacing w:after="0"/>
        <w:ind w:left="720" w:hanging="720"/>
      </w:pPr>
      <w:r w:rsidRPr="00887F75">
        <w:t>6</w:t>
      </w:r>
      <w:r w:rsidRPr="00887F75">
        <w:tab/>
        <w:t xml:space="preserve">Rehberger, E., West, P. C., Spillane, C. &amp; McKeown, P. C. What climate and environmental benefits of regenerative agriculture practices? an evidence review. </w:t>
      </w:r>
      <w:r w:rsidRPr="00887F75">
        <w:rPr>
          <w:i/>
        </w:rPr>
        <w:t>Environmental Research Communications</w:t>
      </w:r>
      <w:r w:rsidRPr="00887F75">
        <w:t xml:space="preserve"> </w:t>
      </w:r>
      <w:r w:rsidRPr="00887F75">
        <w:rPr>
          <w:b/>
        </w:rPr>
        <w:t>5</w:t>
      </w:r>
      <w:r w:rsidRPr="00887F75">
        <w:t xml:space="preserve">, 052001 (2023). </w:t>
      </w:r>
    </w:p>
    <w:p w14:paraId="5622CF8A" w14:textId="77777777" w:rsidR="00887F75" w:rsidRPr="00887F75" w:rsidRDefault="00887F75" w:rsidP="00887F75">
      <w:pPr>
        <w:pStyle w:val="EndNoteBibliography"/>
        <w:spacing w:after="0"/>
        <w:ind w:left="720" w:hanging="720"/>
      </w:pPr>
      <w:r w:rsidRPr="00887F75">
        <w:t>7</w:t>
      </w:r>
      <w:r w:rsidRPr="00887F75">
        <w:tab/>
        <w:t xml:space="preserve">O’Donoghue, T., Minasny, B. &amp; McBratney, A. Digital Regenerative Agriculture. </w:t>
      </w:r>
      <w:r w:rsidRPr="00887F75">
        <w:rPr>
          <w:i/>
        </w:rPr>
        <w:t>npj Sustainable Agriculture</w:t>
      </w:r>
      <w:r w:rsidRPr="00887F75">
        <w:t xml:space="preserve"> </w:t>
      </w:r>
      <w:r w:rsidRPr="00887F75">
        <w:rPr>
          <w:b/>
        </w:rPr>
        <w:t>2</w:t>
      </w:r>
      <w:r w:rsidRPr="00887F75">
        <w:t xml:space="preserve">, 5 (2024). </w:t>
      </w:r>
    </w:p>
    <w:p w14:paraId="3360D93B" w14:textId="77777777" w:rsidR="00887F75" w:rsidRPr="00887F75" w:rsidRDefault="00887F75" w:rsidP="00887F75">
      <w:pPr>
        <w:pStyle w:val="EndNoteBibliography"/>
        <w:spacing w:after="0"/>
        <w:ind w:left="720" w:hanging="720"/>
      </w:pPr>
      <w:r w:rsidRPr="00887F75">
        <w:lastRenderedPageBreak/>
        <w:t>8</w:t>
      </w:r>
      <w:r w:rsidRPr="00887F75">
        <w:tab/>
        <w:t xml:space="preserve">Schreefel, L., Schulte, R. P., De Boer, I., Schrijver, A. P. &amp; Van Zanten, H. Regenerative agriculture–the soil is the base. </w:t>
      </w:r>
      <w:r w:rsidRPr="00887F75">
        <w:rPr>
          <w:i/>
        </w:rPr>
        <w:t>Global Food Security</w:t>
      </w:r>
      <w:r w:rsidRPr="00887F75">
        <w:t xml:space="preserve"> </w:t>
      </w:r>
      <w:r w:rsidRPr="00887F75">
        <w:rPr>
          <w:b/>
        </w:rPr>
        <w:t>26</w:t>
      </w:r>
      <w:r w:rsidRPr="00887F75">
        <w:t xml:space="preserve">, 100404 (2020). </w:t>
      </w:r>
    </w:p>
    <w:p w14:paraId="6E654BFE" w14:textId="77777777" w:rsidR="00887F75" w:rsidRPr="00887F75" w:rsidRDefault="00887F75" w:rsidP="00887F75">
      <w:pPr>
        <w:pStyle w:val="EndNoteBibliography"/>
        <w:spacing w:after="0"/>
        <w:ind w:left="720" w:hanging="720"/>
      </w:pPr>
      <w:r w:rsidRPr="00887F75">
        <w:t>9</w:t>
      </w:r>
      <w:r w:rsidRPr="00887F75">
        <w:tab/>
        <w:t xml:space="preserve">Khangura, R., Ferris, D., Wagg, C. &amp; Bowyer, J. Regenerative agriculture—A literature review on the practices and mechanisms used to improve soil health. </w:t>
      </w:r>
      <w:r w:rsidRPr="00887F75">
        <w:rPr>
          <w:i/>
        </w:rPr>
        <w:t>Sustainability</w:t>
      </w:r>
      <w:r w:rsidRPr="00887F75">
        <w:t xml:space="preserve"> </w:t>
      </w:r>
      <w:r w:rsidRPr="00887F75">
        <w:rPr>
          <w:b/>
        </w:rPr>
        <w:t>15</w:t>
      </w:r>
      <w:r w:rsidRPr="00887F75">
        <w:t xml:space="preserve">, 2338 (2023). </w:t>
      </w:r>
    </w:p>
    <w:p w14:paraId="77DC7C23" w14:textId="77777777" w:rsidR="00887F75" w:rsidRPr="00887F75" w:rsidRDefault="00887F75" w:rsidP="00887F75">
      <w:pPr>
        <w:pStyle w:val="EndNoteBibliography"/>
        <w:spacing w:after="0"/>
        <w:ind w:left="720" w:hanging="720"/>
      </w:pPr>
      <w:r w:rsidRPr="00887F75">
        <w:t>10</w:t>
      </w:r>
      <w:r w:rsidRPr="00887F75">
        <w:tab/>
        <w:t>Haddaway, N. R.</w:t>
      </w:r>
      <w:r w:rsidRPr="00887F75">
        <w:rPr>
          <w:i/>
        </w:rPr>
        <w:t xml:space="preserve"> et al.</w:t>
      </w:r>
      <w:r w:rsidRPr="00887F75">
        <w:t xml:space="preserve"> How does tillage intensity affect soil organic carbon? A systematic review. </w:t>
      </w:r>
      <w:r w:rsidRPr="00887F75">
        <w:rPr>
          <w:i/>
        </w:rPr>
        <w:t>Environmental Evidence</w:t>
      </w:r>
      <w:r w:rsidRPr="00887F75">
        <w:t xml:space="preserve"> </w:t>
      </w:r>
      <w:r w:rsidRPr="00887F75">
        <w:rPr>
          <w:b/>
        </w:rPr>
        <w:t>6</w:t>
      </w:r>
      <w:r w:rsidRPr="00887F75">
        <w:t xml:space="preserve">, 1-48 (2017). </w:t>
      </w:r>
    </w:p>
    <w:p w14:paraId="44601CEE" w14:textId="77777777" w:rsidR="00887F75" w:rsidRPr="00887F75" w:rsidRDefault="00887F75" w:rsidP="00887F75">
      <w:pPr>
        <w:pStyle w:val="EndNoteBibliography"/>
        <w:spacing w:after="0"/>
        <w:ind w:left="720" w:hanging="720"/>
      </w:pPr>
      <w:r w:rsidRPr="00887F75">
        <w:t>11</w:t>
      </w:r>
      <w:r w:rsidRPr="00887F75">
        <w:tab/>
        <w:t xml:space="preserve">Ren, X., Zou, W., Jiao, J., Stewart, R. &amp; Jian, J. Soil properties affect crop yield changes under conservation agriculture: A systematic analysis. </w:t>
      </w:r>
      <w:r w:rsidRPr="00887F75">
        <w:rPr>
          <w:i/>
        </w:rPr>
        <w:t>European Journal of Soil Science</w:t>
      </w:r>
      <w:r w:rsidRPr="00887F75">
        <w:t xml:space="preserve"> </w:t>
      </w:r>
      <w:r w:rsidRPr="00887F75">
        <w:rPr>
          <w:b/>
        </w:rPr>
        <w:t>74</w:t>
      </w:r>
      <w:r w:rsidRPr="00887F75">
        <w:t xml:space="preserve">, e13413 (2023). </w:t>
      </w:r>
    </w:p>
    <w:p w14:paraId="643EE74B" w14:textId="77777777" w:rsidR="00887F75" w:rsidRPr="00887F75" w:rsidRDefault="00887F75" w:rsidP="00887F75">
      <w:pPr>
        <w:pStyle w:val="EndNoteBibliography"/>
        <w:spacing w:after="0"/>
        <w:ind w:left="720" w:hanging="720"/>
      </w:pPr>
      <w:r w:rsidRPr="00887F75">
        <w:t>12</w:t>
      </w:r>
      <w:r w:rsidRPr="00887F75">
        <w:tab/>
        <w:t xml:space="preserve">Su, Y., Gabrielle, B. &amp; Makowski, D. The impact of climate change on the productivity of conservation agriculture. </w:t>
      </w:r>
      <w:r w:rsidRPr="00887F75">
        <w:rPr>
          <w:i/>
        </w:rPr>
        <w:t>Nature Climate Change</w:t>
      </w:r>
      <w:r w:rsidRPr="00887F75">
        <w:t xml:space="preserve"> </w:t>
      </w:r>
      <w:r w:rsidRPr="00887F75">
        <w:rPr>
          <w:b/>
        </w:rPr>
        <w:t>11</w:t>
      </w:r>
      <w:r w:rsidRPr="00887F75">
        <w:t xml:space="preserve">, 628-633 (2021). </w:t>
      </w:r>
    </w:p>
    <w:p w14:paraId="0A503C4F" w14:textId="77777777" w:rsidR="00887F75" w:rsidRPr="00887F75" w:rsidRDefault="00887F75" w:rsidP="00887F75">
      <w:pPr>
        <w:pStyle w:val="EndNoteBibliography"/>
        <w:spacing w:after="0"/>
        <w:ind w:left="720" w:hanging="720"/>
      </w:pPr>
      <w:r w:rsidRPr="00887F75">
        <w:t>13</w:t>
      </w:r>
      <w:r w:rsidRPr="00887F75">
        <w:tab/>
        <w:t xml:space="preserve">Giller, K. E., Hijbeek, R., Andersson, J. A. &amp; Sumberg, J. Regenerative agriculture: an agronomic perspective. </w:t>
      </w:r>
      <w:r w:rsidRPr="00887F75">
        <w:rPr>
          <w:i/>
        </w:rPr>
        <w:t>Outlook on agriculture</w:t>
      </w:r>
      <w:r w:rsidRPr="00887F75">
        <w:t xml:space="preserve"> </w:t>
      </w:r>
      <w:r w:rsidRPr="00887F75">
        <w:rPr>
          <w:b/>
        </w:rPr>
        <w:t>50</w:t>
      </w:r>
      <w:r w:rsidRPr="00887F75">
        <w:t xml:space="preserve">, 13-25 (2021). </w:t>
      </w:r>
    </w:p>
    <w:p w14:paraId="524B0307" w14:textId="77777777" w:rsidR="00887F75" w:rsidRPr="00887F75" w:rsidRDefault="00887F75" w:rsidP="00887F75">
      <w:pPr>
        <w:pStyle w:val="EndNoteBibliography"/>
        <w:spacing w:after="0"/>
        <w:ind w:left="720" w:hanging="720"/>
      </w:pPr>
      <w:r w:rsidRPr="00887F75">
        <w:t>14</w:t>
      </w:r>
      <w:r w:rsidRPr="00887F75">
        <w:tab/>
        <w:t xml:space="preserve">Ranganathan, J., Waite, R., Searchinger, T. &amp; Zionts, J. Regenerative agriculture: Good for soil health, but limited potential to mitigate climate change. </w:t>
      </w:r>
      <w:r w:rsidRPr="00887F75">
        <w:rPr>
          <w:i/>
        </w:rPr>
        <w:t>World Resources Institute: Washington, DC, USA</w:t>
      </w:r>
      <w:r w:rsidRPr="00887F75">
        <w:t xml:space="preserve"> (2020). </w:t>
      </w:r>
    </w:p>
    <w:p w14:paraId="159C2EEB" w14:textId="77777777" w:rsidR="00887F75" w:rsidRPr="00887F75" w:rsidRDefault="00887F75" w:rsidP="00887F75">
      <w:pPr>
        <w:pStyle w:val="EndNoteBibliography"/>
        <w:spacing w:after="0"/>
        <w:ind w:left="720" w:hanging="720"/>
      </w:pPr>
      <w:r w:rsidRPr="00887F75">
        <w:t>15</w:t>
      </w:r>
      <w:r w:rsidRPr="00887F75">
        <w:tab/>
        <w:t>Pittelkow, C. M.</w:t>
      </w:r>
      <w:r w:rsidRPr="00887F75">
        <w:rPr>
          <w:i/>
        </w:rPr>
        <w:t xml:space="preserve"> et al.</w:t>
      </w:r>
      <w:r w:rsidRPr="00887F75">
        <w:t xml:space="preserve"> Productivity limits and potentials of the principles of conservation agriculture. </w:t>
      </w:r>
      <w:r w:rsidRPr="00887F75">
        <w:rPr>
          <w:i/>
        </w:rPr>
        <w:t>Nature</w:t>
      </w:r>
      <w:r w:rsidRPr="00887F75">
        <w:t xml:space="preserve"> </w:t>
      </w:r>
      <w:r w:rsidRPr="00887F75">
        <w:rPr>
          <w:b/>
        </w:rPr>
        <w:t>517</w:t>
      </w:r>
      <w:r w:rsidRPr="00887F75">
        <w:t xml:space="preserve">, 365-368 (2015). </w:t>
      </w:r>
    </w:p>
    <w:p w14:paraId="313207A2" w14:textId="77777777" w:rsidR="00887F75" w:rsidRPr="00887F75" w:rsidRDefault="00887F75" w:rsidP="00887F75">
      <w:pPr>
        <w:pStyle w:val="EndNoteBibliography"/>
        <w:spacing w:after="0"/>
        <w:ind w:left="720" w:hanging="720"/>
      </w:pPr>
      <w:r w:rsidRPr="00887F75">
        <w:t>16</w:t>
      </w:r>
      <w:r w:rsidRPr="00887F75">
        <w:tab/>
        <w:t>Huang, Y.</w:t>
      </w:r>
      <w:r w:rsidRPr="00887F75">
        <w:rPr>
          <w:i/>
        </w:rPr>
        <w:t xml:space="preserve"> et al.</w:t>
      </w:r>
      <w:r w:rsidRPr="00887F75">
        <w:t xml:space="preserve"> Greenhouse gas emissions and crop yield in no-tillage systems: A meta-analysis. </w:t>
      </w:r>
      <w:r w:rsidRPr="00887F75">
        <w:rPr>
          <w:i/>
        </w:rPr>
        <w:t>Agriculture, Ecosystems &amp; Environment</w:t>
      </w:r>
      <w:r w:rsidRPr="00887F75">
        <w:t xml:space="preserve"> </w:t>
      </w:r>
      <w:r w:rsidRPr="00887F75">
        <w:rPr>
          <w:b/>
        </w:rPr>
        <w:t>268</w:t>
      </w:r>
      <w:r w:rsidRPr="00887F75">
        <w:t xml:space="preserve">, 144-153 (2018). </w:t>
      </w:r>
    </w:p>
    <w:p w14:paraId="2B2FAE4B" w14:textId="77777777" w:rsidR="00887F75" w:rsidRPr="00887F75" w:rsidRDefault="00887F75" w:rsidP="00887F75">
      <w:pPr>
        <w:pStyle w:val="EndNoteBibliography"/>
        <w:spacing w:after="0"/>
        <w:ind w:left="720" w:hanging="720"/>
      </w:pPr>
      <w:r w:rsidRPr="00887F75">
        <w:t>17</w:t>
      </w:r>
      <w:r w:rsidRPr="00887F75">
        <w:tab/>
        <w:t xml:space="preserve">Al‐Kaisi, M. M. &amp; Lal, R. Aligning science and policy of regenerative agriculture. </w:t>
      </w:r>
      <w:r w:rsidRPr="00887F75">
        <w:rPr>
          <w:i/>
        </w:rPr>
        <w:t>Soil Science Society of America Journal</w:t>
      </w:r>
      <w:r w:rsidRPr="00887F75">
        <w:t xml:space="preserve"> </w:t>
      </w:r>
      <w:r w:rsidRPr="00887F75">
        <w:rPr>
          <w:b/>
        </w:rPr>
        <w:t>84</w:t>
      </w:r>
      <w:r w:rsidRPr="00887F75">
        <w:t xml:space="preserve">, 1808-1820 (2020). </w:t>
      </w:r>
    </w:p>
    <w:p w14:paraId="1FEB045E" w14:textId="77777777" w:rsidR="00887F75" w:rsidRPr="00887F75" w:rsidRDefault="00887F75" w:rsidP="00887F75">
      <w:pPr>
        <w:pStyle w:val="EndNoteBibliography"/>
        <w:spacing w:after="0"/>
        <w:ind w:left="720" w:hanging="720"/>
      </w:pPr>
      <w:r w:rsidRPr="00887F75">
        <w:t>18</w:t>
      </w:r>
      <w:r w:rsidRPr="00887F75">
        <w:tab/>
        <w:t xml:space="preserve">Knapp, S. &amp; van der Heijden, M. G. A global meta-analysis of yield stability in organic and conservation agriculture. </w:t>
      </w:r>
      <w:r w:rsidRPr="00887F75">
        <w:rPr>
          <w:i/>
        </w:rPr>
        <w:t>Nature communications</w:t>
      </w:r>
      <w:r w:rsidRPr="00887F75">
        <w:t xml:space="preserve"> </w:t>
      </w:r>
      <w:r w:rsidRPr="00887F75">
        <w:rPr>
          <w:b/>
        </w:rPr>
        <w:t>9</w:t>
      </w:r>
      <w:r w:rsidRPr="00887F75">
        <w:t xml:space="preserve">, 3632 (2018). </w:t>
      </w:r>
    </w:p>
    <w:p w14:paraId="7B80712C" w14:textId="77777777" w:rsidR="00887F75" w:rsidRPr="00887F75" w:rsidRDefault="00887F75" w:rsidP="00887F75">
      <w:pPr>
        <w:pStyle w:val="EndNoteBibliography"/>
        <w:spacing w:after="0"/>
        <w:ind w:left="720" w:hanging="720"/>
      </w:pPr>
      <w:r w:rsidRPr="00887F75">
        <w:t>19</w:t>
      </w:r>
      <w:r w:rsidRPr="00887F75">
        <w:tab/>
        <w:t xml:space="preserve">Baier, C., Gross, A., Thevs, N. &amp; Glaser, B. Effects of agroforestry on grain yield of maize (Zea mays L.)—A global meta-analysis. </w:t>
      </w:r>
      <w:r w:rsidRPr="00887F75">
        <w:rPr>
          <w:i/>
        </w:rPr>
        <w:t>Frontiers in Sustainable Food Systems</w:t>
      </w:r>
      <w:r w:rsidRPr="00887F75">
        <w:t xml:space="preserve"> </w:t>
      </w:r>
      <w:r w:rsidRPr="00887F75">
        <w:rPr>
          <w:b/>
        </w:rPr>
        <w:t>7</w:t>
      </w:r>
      <w:r w:rsidRPr="00887F75">
        <w:t xml:space="preserve">, 1167686 (2023). </w:t>
      </w:r>
    </w:p>
    <w:p w14:paraId="216F6C87" w14:textId="77777777" w:rsidR="00887F75" w:rsidRPr="00887F75" w:rsidRDefault="00887F75" w:rsidP="00887F75">
      <w:pPr>
        <w:pStyle w:val="EndNoteBibliography"/>
        <w:spacing w:after="0"/>
        <w:ind w:left="720" w:hanging="720"/>
      </w:pPr>
      <w:r w:rsidRPr="00887F75">
        <w:t>20</w:t>
      </w:r>
      <w:r w:rsidRPr="00887F75">
        <w:tab/>
        <w:t xml:space="preserve">Ivezić, V., Yu, Y. &amp; Werf, W. v. d. Crop yields in European agroforestry systems: a meta-analysis. </w:t>
      </w:r>
      <w:r w:rsidRPr="00887F75">
        <w:rPr>
          <w:i/>
        </w:rPr>
        <w:t>Frontiers in Sustainable Food Systems</w:t>
      </w:r>
      <w:r w:rsidRPr="00887F75">
        <w:t xml:space="preserve"> </w:t>
      </w:r>
      <w:r w:rsidRPr="00887F75">
        <w:rPr>
          <w:b/>
        </w:rPr>
        <w:t>5</w:t>
      </w:r>
      <w:r w:rsidRPr="00887F75">
        <w:t xml:space="preserve">, 606631 (2021). </w:t>
      </w:r>
    </w:p>
    <w:p w14:paraId="45E05CBF" w14:textId="77777777" w:rsidR="00887F75" w:rsidRPr="00887F75" w:rsidRDefault="00887F75" w:rsidP="00887F75">
      <w:pPr>
        <w:pStyle w:val="EndNoteBibliography"/>
        <w:spacing w:after="0"/>
        <w:ind w:left="720" w:hanging="720"/>
      </w:pPr>
      <w:r w:rsidRPr="00887F75">
        <w:t>21</w:t>
      </w:r>
      <w:r w:rsidRPr="00887F75">
        <w:tab/>
        <w:t xml:space="preserve">Peng, Y., Wang, L., Jacinthe, P.-A. &amp; Ren, W. Global synthesis of cover crop impacts on main crop yield. </w:t>
      </w:r>
      <w:r w:rsidRPr="00887F75">
        <w:rPr>
          <w:i/>
        </w:rPr>
        <w:t>Field Crops Research</w:t>
      </w:r>
      <w:r w:rsidRPr="00887F75">
        <w:t xml:space="preserve"> </w:t>
      </w:r>
      <w:r w:rsidRPr="00887F75">
        <w:rPr>
          <w:b/>
        </w:rPr>
        <w:t>310</w:t>
      </w:r>
      <w:r w:rsidRPr="00887F75">
        <w:t xml:space="preserve">, 109343 (2024). </w:t>
      </w:r>
    </w:p>
    <w:p w14:paraId="471C6923" w14:textId="77777777" w:rsidR="00887F75" w:rsidRPr="00887F75" w:rsidRDefault="00887F75" w:rsidP="00887F75">
      <w:pPr>
        <w:pStyle w:val="EndNoteBibliography"/>
        <w:spacing w:after="0"/>
        <w:ind w:left="720" w:hanging="720"/>
      </w:pPr>
      <w:r w:rsidRPr="00887F75">
        <w:t>22</w:t>
      </w:r>
      <w:r w:rsidRPr="00887F75">
        <w:tab/>
        <w:t xml:space="preserve">Clark, A. J., Decker, A. M., Meisinger, J. J. &amp; McIntosh, M. S. Kill date of vetch, rye, and a vetch—rye mixture: II. Soil moisture and corn yield. </w:t>
      </w:r>
      <w:r w:rsidRPr="00887F75">
        <w:rPr>
          <w:i/>
        </w:rPr>
        <w:t>Agronomy Journal</w:t>
      </w:r>
      <w:r w:rsidRPr="00887F75">
        <w:t xml:space="preserve"> </w:t>
      </w:r>
      <w:r w:rsidRPr="00887F75">
        <w:rPr>
          <w:b/>
        </w:rPr>
        <w:t>89</w:t>
      </w:r>
      <w:r w:rsidRPr="00887F75">
        <w:t xml:space="preserve">, 434-441 (1997). </w:t>
      </w:r>
    </w:p>
    <w:p w14:paraId="4D00C54E" w14:textId="77777777" w:rsidR="00887F75" w:rsidRPr="00887F75" w:rsidRDefault="00887F75" w:rsidP="00887F75">
      <w:pPr>
        <w:pStyle w:val="EndNoteBibliography"/>
        <w:spacing w:after="0"/>
        <w:ind w:left="720" w:hanging="720"/>
      </w:pPr>
      <w:r w:rsidRPr="00887F75">
        <w:t>23</w:t>
      </w:r>
      <w:r w:rsidRPr="00887F75">
        <w:tab/>
        <w:t xml:space="preserve">Thorup-Kristensen, K., Magid, J. &amp; Jensen, L. S. Catch crops and green manures as biological tools in nitrogen management in temperate zones. </w:t>
      </w:r>
      <w:r w:rsidRPr="00887F75">
        <w:rPr>
          <w:i/>
        </w:rPr>
        <w:t>Advances in Agronomy</w:t>
      </w:r>
      <w:r w:rsidRPr="00887F75">
        <w:t xml:space="preserve"> </w:t>
      </w:r>
      <w:r w:rsidRPr="00887F75">
        <w:rPr>
          <w:b/>
        </w:rPr>
        <w:t>79</w:t>
      </w:r>
      <w:r w:rsidRPr="00887F75">
        <w:t xml:space="preserve">, 227-302 (2003). </w:t>
      </w:r>
    </w:p>
    <w:p w14:paraId="0E7F44DD" w14:textId="77777777" w:rsidR="00887F75" w:rsidRPr="00887F75" w:rsidRDefault="00887F75" w:rsidP="00887F75">
      <w:pPr>
        <w:pStyle w:val="EndNoteBibliography"/>
        <w:spacing w:after="0"/>
        <w:ind w:left="720" w:hanging="720"/>
      </w:pPr>
      <w:r w:rsidRPr="00887F75">
        <w:t>24</w:t>
      </w:r>
      <w:r w:rsidRPr="00887F75">
        <w:tab/>
        <w:t>Nielsen, D. C.</w:t>
      </w:r>
      <w:r w:rsidRPr="00887F75">
        <w:rPr>
          <w:i/>
        </w:rPr>
        <w:t xml:space="preserve"> et al.</w:t>
      </w:r>
      <w:r w:rsidRPr="00887F75">
        <w:t xml:space="preserve"> Cover crop effect on subsequent wheat yield in the central Great Plains. </w:t>
      </w:r>
      <w:r w:rsidRPr="00887F75">
        <w:rPr>
          <w:i/>
        </w:rPr>
        <w:t>Agronomy Journal</w:t>
      </w:r>
      <w:r w:rsidRPr="00887F75">
        <w:t xml:space="preserve"> </w:t>
      </w:r>
      <w:r w:rsidRPr="00887F75">
        <w:rPr>
          <w:b/>
        </w:rPr>
        <w:t>108</w:t>
      </w:r>
      <w:r w:rsidRPr="00887F75">
        <w:t xml:space="preserve">, 243-256 (2016). </w:t>
      </w:r>
    </w:p>
    <w:p w14:paraId="591830FB" w14:textId="77777777" w:rsidR="00887F75" w:rsidRPr="00887F75" w:rsidRDefault="00887F75" w:rsidP="00887F75">
      <w:pPr>
        <w:pStyle w:val="EndNoteBibliography"/>
        <w:spacing w:after="0"/>
        <w:ind w:left="720" w:hanging="720"/>
      </w:pPr>
      <w:r w:rsidRPr="00887F75">
        <w:t>25</w:t>
      </w:r>
      <w:r w:rsidRPr="00887F75">
        <w:tab/>
        <w:t xml:space="preserve">Lal, R. Regenerative agriculture for food and climate. </w:t>
      </w:r>
      <w:r w:rsidRPr="00887F75">
        <w:rPr>
          <w:i/>
        </w:rPr>
        <w:t>Journal of soil and water conservation</w:t>
      </w:r>
      <w:r w:rsidRPr="00887F75">
        <w:t xml:space="preserve"> </w:t>
      </w:r>
      <w:r w:rsidRPr="00887F75">
        <w:rPr>
          <w:b/>
        </w:rPr>
        <w:t>75</w:t>
      </w:r>
      <w:r w:rsidRPr="00887F75">
        <w:t xml:space="preserve">, 123A-124A (2020). </w:t>
      </w:r>
    </w:p>
    <w:p w14:paraId="6F7850A4" w14:textId="77777777" w:rsidR="00887F75" w:rsidRPr="00887F75" w:rsidRDefault="00887F75" w:rsidP="00887F75">
      <w:pPr>
        <w:pStyle w:val="EndNoteBibliography"/>
        <w:spacing w:after="0"/>
        <w:ind w:left="720" w:hanging="720"/>
      </w:pPr>
      <w:r w:rsidRPr="00887F75">
        <w:t>26</w:t>
      </w:r>
      <w:r w:rsidRPr="00887F75">
        <w:tab/>
        <w:t xml:space="preserve">Mattila, T. J. &amp; Häkkinen, L. Exploring the effects of soil structure, nutrients, and farm management on crop root biomass and depth distribution. </w:t>
      </w:r>
      <w:r w:rsidRPr="00887F75">
        <w:rPr>
          <w:i/>
        </w:rPr>
        <w:t>Field Crops Research</w:t>
      </w:r>
      <w:r w:rsidRPr="00887F75">
        <w:t xml:space="preserve"> </w:t>
      </w:r>
      <w:r w:rsidRPr="00887F75">
        <w:rPr>
          <w:b/>
        </w:rPr>
        <w:t>327</w:t>
      </w:r>
      <w:r w:rsidRPr="00887F75">
        <w:t xml:space="preserve">, 109909 (2025). </w:t>
      </w:r>
    </w:p>
    <w:p w14:paraId="4C2D323E" w14:textId="77777777" w:rsidR="00887F75" w:rsidRPr="00887F75" w:rsidRDefault="00887F75" w:rsidP="00887F75">
      <w:pPr>
        <w:pStyle w:val="EndNoteBibliography"/>
        <w:spacing w:after="0"/>
        <w:ind w:left="720" w:hanging="720"/>
      </w:pPr>
      <w:r w:rsidRPr="00887F75">
        <w:t>27</w:t>
      </w:r>
      <w:r w:rsidRPr="00887F75">
        <w:tab/>
        <w:t>Oliveira, E. M.</w:t>
      </w:r>
      <w:r w:rsidRPr="00887F75">
        <w:rPr>
          <w:i/>
        </w:rPr>
        <w:t xml:space="preserve"> et al.</w:t>
      </w:r>
      <w:r w:rsidRPr="00887F75">
        <w:t xml:space="preserve"> Effects of conventional, organic and conservation agriculture on soil physical properties, root growth and microbial habitats in a long-term field experiment. </w:t>
      </w:r>
      <w:r w:rsidRPr="00887F75">
        <w:rPr>
          <w:i/>
        </w:rPr>
        <w:t>Geoderma</w:t>
      </w:r>
      <w:r w:rsidRPr="00887F75">
        <w:t xml:space="preserve"> </w:t>
      </w:r>
      <w:r w:rsidRPr="00887F75">
        <w:rPr>
          <w:b/>
        </w:rPr>
        <w:t>447</w:t>
      </w:r>
      <w:r w:rsidRPr="00887F75">
        <w:t xml:space="preserve">, 116927 (2024). </w:t>
      </w:r>
    </w:p>
    <w:p w14:paraId="6783DA13" w14:textId="77777777" w:rsidR="00887F75" w:rsidRPr="00887F75" w:rsidRDefault="00887F75" w:rsidP="00887F75">
      <w:pPr>
        <w:pStyle w:val="EndNoteBibliography"/>
        <w:spacing w:after="0"/>
        <w:ind w:left="720" w:hanging="720"/>
      </w:pPr>
      <w:r w:rsidRPr="00887F75">
        <w:t>28</w:t>
      </w:r>
      <w:r w:rsidRPr="00887F75">
        <w:tab/>
        <w:t xml:space="preserve">Strock, C. F., Rangarajan, H., Black, C. K., Schäfer, E. D. &amp; Lynch, J. P. Theoretical evidence that root penetration ability interacts with soil compaction regimes to affect nitrate capture. </w:t>
      </w:r>
      <w:r w:rsidRPr="00887F75">
        <w:rPr>
          <w:i/>
        </w:rPr>
        <w:t>Annals of botany</w:t>
      </w:r>
      <w:r w:rsidRPr="00887F75">
        <w:t xml:space="preserve"> </w:t>
      </w:r>
      <w:r w:rsidRPr="00887F75">
        <w:rPr>
          <w:b/>
        </w:rPr>
        <w:t>129</w:t>
      </w:r>
      <w:r w:rsidRPr="00887F75">
        <w:t xml:space="preserve">, 315-330 (2022). </w:t>
      </w:r>
    </w:p>
    <w:p w14:paraId="0A286E88" w14:textId="77777777" w:rsidR="00887F75" w:rsidRPr="00887F75" w:rsidRDefault="00887F75" w:rsidP="00887F75">
      <w:pPr>
        <w:pStyle w:val="EndNoteBibliography"/>
        <w:spacing w:after="0"/>
        <w:ind w:left="720" w:hanging="720"/>
      </w:pPr>
      <w:r w:rsidRPr="00887F75">
        <w:lastRenderedPageBreak/>
        <w:t>29</w:t>
      </w:r>
      <w:r w:rsidRPr="00887F75">
        <w:tab/>
        <w:t xml:space="preserve">Oldfield, E. E., Bradford, M. A. &amp; Wood, S. A. Global meta-analysis of the relationship between soil organic matter and crop yields. </w:t>
      </w:r>
      <w:r w:rsidRPr="00887F75">
        <w:rPr>
          <w:i/>
        </w:rPr>
        <w:t>Soil</w:t>
      </w:r>
      <w:r w:rsidRPr="00887F75">
        <w:t xml:space="preserve"> </w:t>
      </w:r>
      <w:r w:rsidRPr="00887F75">
        <w:rPr>
          <w:b/>
        </w:rPr>
        <w:t>5</w:t>
      </w:r>
      <w:r w:rsidRPr="00887F75">
        <w:t xml:space="preserve">, 15-32 (2019). </w:t>
      </w:r>
    </w:p>
    <w:p w14:paraId="2181A8F1" w14:textId="77777777" w:rsidR="00887F75" w:rsidRPr="00887F75" w:rsidRDefault="00887F75" w:rsidP="00887F75">
      <w:pPr>
        <w:pStyle w:val="EndNoteBibliography"/>
        <w:spacing w:after="0"/>
        <w:ind w:left="720" w:hanging="720"/>
      </w:pPr>
      <w:r w:rsidRPr="00887F75">
        <w:t>30</w:t>
      </w:r>
      <w:r w:rsidRPr="00887F75">
        <w:tab/>
        <w:t>Zhao, C.</w:t>
      </w:r>
      <w:r w:rsidRPr="00887F75">
        <w:rPr>
          <w:i/>
        </w:rPr>
        <w:t xml:space="preserve"> et al.</w:t>
      </w:r>
      <w:r w:rsidRPr="00887F75">
        <w:t xml:space="preserve"> Temperature increase reduces global yields of major crops in four independent estimates. </w:t>
      </w:r>
      <w:r w:rsidRPr="00887F75">
        <w:rPr>
          <w:i/>
        </w:rPr>
        <w:t>Proceedings of the National Academy of sciences</w:t>
      </w:r>
      <w:r w:rsidRPr="00887F75">
        <w:t xml:space="preserve"> </w:t>
      </w:r>
      <w:r w:rsidRPr="00887F75">
        <w:rPr>
          <w:b/>
        </w:rPr>
        <w:t>114</w:t>
      </w:r>
      <w:r w:rsidRPr="00887F75">
        <w:t xml:space="preserve">, 9326-9331 (2017). </w:t>
      </w:r>
    </w:p>
    <w:p w14:paraId="01E60262" w14:textId="77777777" w:rsidR="00887F75" w:rsidRPr="00887F75" w:rsidRDefault="00887F75" w:rsidP="00887F75">
      <w:pPr>
        <w:pStyle w:val="EndNoteBibliography"/>
        <w:spacing w:after="0"/>
        <w:ind w:left="720" w:hanging="720"/>
      </w:pPr>
      <w:r w:rsidRPr="00887F75">
        <w:t>31</w:t>
      </w:r>
      <w:r w:rsidRPr="00887F75">
        <w:tab/>
        <w:t>Myers, S. S.</w:t>
      </w:r>
      <w:r w:rsidRPr="00887F75">
        <w:rPr>
          <w:i/>
        </w:rPr>
        <w:t xml:space="preserve"> et al.</w:t>
      </w:r>
      <w:r w:rsidRPr="00887F75">
        <w:t xml:space="preserve"> Climate change and global food systems: potential impacts on food security and undernutrition. </w:t>
      </w:r>
      <w:r w:rsidRPr="00887F75">
        <w:rPr>
          <w:i/>
        </w:rPr>
        <w:t>Annual review of public health</w:t>
      </w:r>
      <w:r w:rsidRPr="00887F75">
        <w:t xml:space="preserve"> </w:t>
      </w:r>
      <w:r w:rsidRPr="00887F75">
        <w:rPr>
          <w:b/>
        </w:rPr>
        <w:t>38</w:t>
      </w:r>
      <w:r w:rsidRPr="00887F75">
        <w:t xml:space="preserve">, 259-277 (2017). </w:t>
      </w:r>
    </w:p>
    <w:p w14:paraId="093D038A" w14:textId="77777777" w:rsidR="00887F75" w:rsidRPr="00887F75" w:rsidRDefault="00887F75" w:rsidP="00887F75">
      <w:pPr>
        <w:pStyle w:val="EndNoteBibliography"/>
        <w:spacing w:after="0"/>
        <w:ind w:left="720" w:hanging="720"/>
      </w:pPr>
      <w:r w:rsidRPr="00887F75">
        <w:t>32</w:t>
      </w:r>
      <w:r w:rsidRPr="00887F75">
        <w:tab/>
        <w:t xml:space="preserve">Zhao, J., Wang, Z., Dong, Y., Yang, Z. &amp; Govers, G. How soil erosion and runoff are related to land use, topography and annual precipitation: Insights from a meta-analysis of erosion plots in China. </w:t>
      </w:r>
      <w:r w:rsidRPr="00887F75">
        <w:rPr>
          <w:i/>
        </w:rPr>
        <w:t>Science of the Total Environment</w:t>
      </w:r>
      <w:r w:rsidRPr="00887F75">
        <w:t xml:space="preserve"> </w:t>
      </w:r>
      <w:r w:rsidRPr="00887F75">
        <w:rPr>
          <w:b/>
        </w:rPr>
        <w:t>802</w:t>
      </w:r>
      <w:r w:rsidRPr="00887F75">
        <w:t xml:space="preserve">, 149665 (2022). </w:t>
      </w:r>
    </w:p>
    <w:p w14:paraId="765B0CBA" w14:textId="77777777" w:rsidR="00887F75" w:rsidRPr="00887F75" w:rsidRDefault="00887F75" w:rsidP="00887F75">
      <w:pPr>
        <w:pStyle w:val="EndNoteBibliography"/>
        <w:spacing w:after="0"/>
        <w:ind w:left="720" w:hanging="720"/>
      </w:pPr>
      <w:r w:rsidRPr="00887F75">
        <w:t>33</w:t>
      </w:r>
      <w:r w:rsidRPr="00887F75">
        <w:tab/>
        <w:t xml:space="preserve">Sun, C., Hou, H. &amp; Chen, W. Effects of vegetation cover and slope on soil erosion in the Eastern Chinese Loess Plateau under different rainfall regimes. </w:t>
      </w:r>
      <w:r w:rsidRPr="00887F75">
        <w:rPr>
          <w:i/>
        </w:rPr>
        <w:t>PeerJ</w:t>
      </w:r>
      <w:r w:rsidRPr="00887F75">
        <w:t xml:space="preserve"> </w:t>
      </w:r>
      <w:r w:rsidRPr="00887F75">
        <w:rPr>
          <w:b/>
        </w:rPr>
        <w:t>9</w:t>
      </w:r>
      <w:r w:rsidRPr="00887F75">
        <w:t xml:space="preserve">, e11226 (2021). </w:t>
      </w:r>
    </w:p>
    <w:p w14:paraId="29F0F14D" w14:textId="77777777" w:rsidR="00887F75" w:rsidRPr="00887F75" w:rsidRDefault="00887F75" w:rsidP="00887F75">
      <w:pPr>
        <w:pStyle w:val="EndNoteBibliography"/>
        <w:spacing w:after="0"/>
        <w:ind w:left="720" w:hanging="720"/>
      </w:pPr>
      <w:r w:rsidRPr="00887F75">
        <w:t>34</w:t>
      </w:r>
      <w:r w:rsidRPr="00887F75">
        <w:tab/>
        <w:t xml:space="preserve">Ewunetu, T., Selassie, Y. G., Molla, E., Admase, H. &amp; Gezahegn, A. Soil properties under different land uses and slope gradients: Implications for sustainable land management in the Tach Karnuary watershed, Northwestern Ethiopia. </w:t>
      </w:r>
      <w:r w:rsidRPr="00887F75">
        <w:rPr>
          <w:i/>
        </w:rPr>
        <w:t>Frontiers in Environmental Science</w:t>
      </w:r>
      <w:r w:rsidRPr="00887F75">
        <w:t xml:space="preserve"> </w:t>
      </w:r>
      <w:r w:rsidRPr="00887F75">
        <w:rPr>
          <w:b/>
        </w:rPr>
        <w:t>13</w:t>
      </w:r>
      <w:r w:rsidRPr="00887F75">
        <w:t xml:space="preserve">, 1518068 (2025). </w:t>
      </w:r>
    </w:p>
    <w:p w14:paraId="31FA9455" w14:textId="77777777" w:rsidR="00887F75" w:rsidRPr="00887F75" w:rsidRDefault="00887F75" w:rsidP="00887F75">
      <w:pPr>
        <w:pStyle w:val="EndNoteBibliography"/>
        <w:spacing w:after="0"/>
        <w:ind w:left="720" w:hanging="720"/>
      </w:pPr>
      <w:r w:rsidRPr="00887F75">
        <w:t>35</w:t>
      </w:r>
      <w:r w:rsidRPr="00887F75">
        <w:tab/>
        <w:t>Pittelkow, C. M.</w:t>
      </w:r>
      <w:r w:rsidRPr="00887F75">
        <w:rPr>
          <w:i/>
        </w:rPr>
        <w:t xml:space="preserve"> et al.</w:t>
      </w:r>
      <w:r w:rsidRPr="00887F75">
        <w:t xml:space="preserve"> When does no-till yield more? A global meta-analysis. </w:t>
      </w:r>
      <w:r w:rsidRPr="00887F75">
        <w:rPr>
          <w:i/>
        </w:rPr>
        <w:t>Field Crops Research</w:t>
      </w:r>
      <w:r w:rsidRPr="00887F75">
        <w:t xml:space="preserve"> </w:t>
      </w:r>
      <w:r w:rsidRPr="00887F75">
        <w:rPr>
          <w:b/>
        </w:rPr>
        <w:t>183</w:t>
      </w:r>
      <w:r w:rsidRPr="00887F75">
        <w:t xml:space="preserve">, 156-168 (2015). </w:t>
      </w:r>
    </w:p>
    <w:p w14:paraId="6F83CF25" w14:textId="77777777" w:rsidR="00887F75" w:rsidRPr="00887F75" w:rsidRDefault="00887F75" w:rsidP="00887F75">
      <w:pPr>
        <w:pStyle w:val="EndNoteBibliography"/>
        <w:spacing w:after="0"/>
        <w:ind w:left="720" w:hanging="720"/>
      </w:pPr>
      <w:r w:rsidRPr="00887F75">
        <w:t>36</w:t>
      </w:r>
      <w:r w:rsidRPr="00887F75">
        <w:tab/>
        <w:t xml:space="preserve">Félix, G. F., Scholberg, J. M., Clermont-Dauphin, C., Cournac, L. &amp; Tittonell, P. Enhancing agroecosystem productivity with woody perennials in semi-arid West Africa. A meta-analysis. </w:t>
      </w:r>
      <w:r w:rsidRPr="00887F75">
        <w:rPr>
          <w:i/>
        </w:rPr>
        <w:t>Agronomy for Sustainable Development</w:t>
      </w:r>
      <w:r w:rsidRPr="00887F75">
        <w:t xml:space="preserve"> </w:t>
      </w:r>
      <w:r w:rsidRPr="00887F75">
        <w:rPr>
          <w:b/>
        </w:rPr>
        <w:t>38</w:t>
      </w:r>
      <w:r w:rsidRPr="00887F75">
        <w:t xml:space="preserve">, 57 (2018). </w:t>
      </w:r>
    </w:p>
    <w:p w14:paraId="1D431EE1" w14:textId="77777777" w:rsidR="00887F75" w:rsidRPr="00887F75" w:rsidRDefault="00887F75" w:rsidP="00887F75">
      <w:pPr>
        <w:pStyle w:val="EndNoteBibliography"/>
        <w:spacing w:after="0"/>
        <w:ind w:left="720" w:hanging="720"/>
      </w:pPr>
      <w:r w:rsidRPr="00887F75">
        <w:t>37</w:t>
      </w:r>
      <w:r w:rsidRPr="00887F75">
        <w:tab/>
        <w:t xml:space="preserve">de la Cruz, V. Y. V., Cheng, W. &amp; Tawaraya, K. Yield gap between organic and conventional farming systems across climate types and sub-types: A meta-analysis. </w:t>
      </w:r>
      <w:r w:rsidRPr="00887F75">
        <w:rPr>
          <w:i/>
        </w:rPr>
        <w:t>Agricultural Systems</w:t>
      </w:r>
      <w:r w:rsidRPr="00887F75">
        <w:t xml:space="preserve"> </w:t>
      </w:r>
      <w:r w:rsidRPr="00887F75">
        <w:rPr>
          <w:b/>
        </w:rPr>
        <w:t>211</w:t>
      </w:r>
      <w:r w:rsidRPr="00887F75">
        <w:t xml:space="preserve">, 103732 (2023). </w:t>
      </w:r>
    </w:p>
    <w:p w14:paraId="4BF696C0" w14:textId="77777777" w:rsidR="00887F75" w:rsidRPr="00887F75" w:rsidRDefault="00887F75" w:rsidP="00887F75">
      <w:pPr>
        <w:pStyle w:val="EndNoteBibliography"/>
        <w:spacing w:after="0"/>
        <w:ind w:left="720" w:hanging="720"/>
      </w:pPr>
      <w:r w:rsidRPr="00887F75">
        <w:t>38</w:t>
      </w:r>
      <w:r w:rsidRPr="00887F75">
        <w:tab/>
        <w:t>Karger, D. N.</w:t>
      </w:r>
      <w:r w:rsidRPr="00887F75">
        <w:rPr>
          <w:i/>
        </w:rPr>
        <w:t xml:space="preserve"> et al.</w:t>
      </w:r>
      <w:r w:rsidRPr="00887F75">
        <w:t xml:space="preserve"> Climatologies at high resolution for the earth’s land surface areas. </w:t>
      </w:r>
      <w:r w:rsidRPr="00887F75">
        <w:rPr>
          <w:i/>
        </w:rPr>
        <w:t>Scientific Data</w:t>
      </w:r>
      <w:r w:rsidRPr="00887F75">
        <w:t xml:space="preserve"> </w:t>
      </w:r>
      <w:r w:rsidRPr="00887F75">
        <w:rPr>
          <w:b/>
        </w:rPr>
        <w:t>4</w:t>
      </w:r>
      <w:r w:rsidRPr="00887F75">
        <w:t xml:space="preserve">, 1-20 (2017). </w:t>
      </w:r>
    </w:p>
    <w:p w14:paraId="0C2CA39F" w14:textId="77777777" w:rsidR="00887F75" w:rsidRPr="00887F75" w:rsidRDefault="00887F75" w:rsidP="00887F75">
      <w:pPr>
        <w:pStyle w:val="EndNoteBibliography"/>
        <w:spacing w:after="0"/>
        <w:ind w:left="720" w:hanging="720"/>
      </w:pPr>
      <w:r w:rsidRPr="00887F75">
        <w:t>39</w:t>
      </w:r>
      <w:r w:rsidRPr="00887F75">
        <w:tab/>
        <w:t>Funk, C.</w:t>
      </w:r>
      <w:r w:rsidRPr="00887F75">
        <w:rPr>
          <w:i/>
        </w:rPr>
        <w:t xml:space="preserve"> et al.</w:t>
      </w:r>
      <w:r w:rsidRPr="00887F75">
        <w:t xml:space="preserve"> The climate hazards infrared precipitation with stations—a new environmental record for monitoring extremes. </w:t>
      </w:r>
      <w:r w:rsidRPr="00887F75">
        <w:rPr>
          <w:i/>
        </w:rPr>
        <w:t>Scientific data</w:t>
      </w:r>
      <w:r w:rsidRPr="00887F75">
        <w:t xml:space="preserve"> </w:t>
      </w:r>
      <w:r w:rsidRPr="00887F75">
        <w:rPr>
          <w:b/>
        </w:rPr>
        <w:t>2</w:t>
      </w:r>
      <w:r w:rsidRPr="00887F75">
        <w:t xml:space="preserve">, 1-21 (2015). </w:t>
      </w:r>
    </w:p>
    <w:p w14:paraId="02BCA7DD" w14:textId="77777777" w:rsidR="00887F75" w:rsidRPr="00887F75" w:rsidRDefault="00887F75" w:rsidP="00887F75">
      <w:pPr>
        <w:pStyle w:val="EndNoteBibliography"/>
        <w:spacing w:after="0"/>
        <w:ind w:left="720" w:hanging="720"/>
      </w:pPr>
      <w:r w:rsidRPr="00887F75">
        <w:t>40</w:t>
      </w:r>
      <w:r w:rsidRPr="00887F75">
        <w:tab/>
        <w:t>Ahvo, A.</w:t>
      </w:r>
      <w:r w:rsidRPr="00887F75">
        <w:rPr>
          <w:i/>
        </w:rPr>
        <w:t xml:space="preserve"> et al.</w:t>
      </w:r>
      <w:r w:rsidRPr="00887F75">
        <w:t xml:space="preserve"> Agricultural input shocks affect crop yields more in the high-yielding areas of the world. </w:t>
      </w:r>
      <w:r w:rsidRPr="00887F75">
        <w:rPr>
          <w:i/>
        </w:rPr>
        <w:t>Nature Food</w:t>
      </w:r>
      <w:r w:rsidRPr="00887F75">
        <w:t xml:space="preserve"> </w:t>
      </w:r>
      <w:r w:rsidRPr="00887F75">
        <w:rPr>
          <w:b/>
        </w:rPr>
        <w:t>4</w:t>
      </w:r>
      <w:r w:rsidRPr="00887F75">
        <w:t xml:space="preserve">, 1037-1046 (2023). </w:t>
      </w:r>
    </w:p>
    <w:p w14:paraId="28490330" w14:textId="77777777" w:rsidR="00887F75" w:rsidRPr="00887F75" w:rsidRDefault="00887F75" w:rsidP="00887F75">
      <w:pPr>
        <w:pStyle w:val="EndNoteBibliography"/>
        <w:spacing w:after="0"/>
        <w:ind w:left="720" w:hanging="720"/>
      </w:pPr>
      <w:r w:rsidRPr="00887F75">
        <w:t>41</w:t>
      </w:r>
      <w:r w:rsidRPr="00887F75">
        <w:tab/>
        <w:t>Poggio, L.</w:t>
      </w:r>
      <w:r w:rsidRPr="00887F75">
        <w:rPr>
          <w:i/>
        </w:rPr>
        <w:t xml:space="preserve"> et al.</w:t>
      </w:r>
      <w:r w:rsidRPr="00887F75">
        <w:t xml:space="preserve"> SoilGrids 2.0: producing soil information for the globe with quantified spatial uncertainty. </w:t>
      </w:r>
      <w:r w:rsidRPr="00887F75">
        <w:rPr>
          <w:i/>
        </w:rPr>
        <w:t>Soil</w:t>
      </w:r>
      <w:r w:rsidRPr="00887F75">
        <w:t xml:space="preserve"> </w:t>
      </w:r>
      <w:r w:rsidRPr="00887F75">
        <w:rPr>
          <w:b/>
        </w:rPr>
        <w:t>7</w:t>
      </w:r>
      <w:r w:rsidRPr="00887F75">
        <w:t xml:space="preserve">, 217-240 (2021). </w:t>
      </w:r>
    </w:p>
    <w:p w14:paraId="2CD45A46" w14:textId="77777777" w:rsidR="00887F75" w:rsidRPr="00887F75" w:rsidRDefault="00887F75" w:rsidP="00887F75">
      <w:pPr>
        <w:pStyle w:val="EndNoteBibliography"/>
        <w:spacing w:after="0"/>
        <w:ind w:left="720" w:hanging="720"/>
      </w:pPr>
      <w:r w:rsidRPr="00887F75">
        <w:t>42</w:t>
      </w:r>
      <w:r w:rsidRPr="00887F75">
        <w:tab/>
        <w:t xml:space="preserve">Dash, P. K. in </w:t>
      </w:r>
      <w:r w:rsidRPr="00887F75">
        <w:rPr>
          <w:i/>
        </w:rPr>
        <w:t>Remote Sensing of Soils</w:t>
      </w:r>
      <w:r w:rsidRPr="00887F75">
        <w:t xml:space="preserve">     357-370 (Elsevier, 2024).</w:t>
      </w:r>
    </w:p>
    <w:p w14:paraId="62706486" w14:textId="77777777" w:rsidR="00887F75" w:rsidRPr="00887F75" w:rsidRDefault="00887F75" w:rsidP="00887F75">
      <w:pPr>
        <w:pStyle w:val="EndNoteBibliography"/>
        <w:spacing w:after="0"/>
        <w:ind w:left="720" w:hanging="720"/>
      </w:pPr>
      <w:r w:rsidRPr="00887F75">
        <w:t>43</w:t>
      </w:r>
      <w:r w:rsidRPr="00887F75">
        <w:tab/>
        <w:t xml:space="preserve">Vance, T. C., Huang, T. &amp; Butler, K. A. Big data in Earth science: Emerging practice and promise. </w:t>
      </w:r>
      <w:r w:rsidRPr="00887F75">
        <w:rPr>
          <w:i/>
        </w:rPr>
        <w:t>Science</w:t>
      </w:r>
      <w:r w:rsidRPr="00887F75">
        <w:t xml:space="preserve"> </w:t>
      </w:r>
      <w:r w:rsidRPr="00887F75">
        <w:rPr>
          <w:b/>
        </w:rPr>
        <w:t>383</w:t>
      </w:r>
      <w:r w:rsidRPr="00887F75">
        <w:t xml:space="preserve">, eadh9607 (2024). </w:t>
      </w:r>
    </w:p>
    <w:p w14:paraId="32BE50AF" w14:textId="77777777" w:rsidR="00887F75" w:rsidRPr="00887F75" w:rsidRDefault="00887F75" w:rsidP="00887F75">
      <w:pPr>
        <w:pStyle w:val="EndNoteBibliography"/>
        <w:spacing w:after="0"/>
        <w:ind w:left="720" w:hanging="720"/>
      </w:pPr>
      <w:r w:rsidRPr="00887F75">
        <w:t>44</w:t>
      </w:r>
      <w:r w:rsidRPr="00887F75">
        <w:tab/>
        <w:t xml:space="preserve">Kganyago, M., Adjorlolo, C., Mhangara, P. &amp; Tsoeleng, L. Optical remote sensing of crop biophysical and biochemical parameters: An overview of advances in sensor technologies and machine learning algorithms for precision agriculture. </w:t>
      </w:r>
      <w:r w:rsidRPr="00887F75">
        <w:rPr>
          <w:i/>
        </w:rPr>
        <w:t>Computers and Electronics in Agriculture</w:t>
      </w:r>
      <w:r w:rsidRPr="00887F75">
        <w:t xml:space="preserve"> </w:t>
      </w:r>
      <w:r w:rsidRPr="00887F75">
        <w:rPr>
          <w:b/>
        </w:rPr>
        <w:t>218</w:t>
      </w:r>
      <w:r w:rsidRPr="00887F75">
        <w:t xml:space="preserve">, 108730 (2024). </w:t>
      </w:r>
    </w:p>
    <w:p w14:paraId="4C80D7FC" w14:textId="77777777" w:rsidR="00887F75" w:rsidRPr="00887F75" w:rsidRDefault="00887F75" w:rsidP="00887F75">
      <w:pPr>
        <w:pStyle w:val="EndNoteBibliography"/>
        <w:spacing w:after="0"/>
        <w:ind w:left="720" w:hanging="720"/>
      </w:pPr>
      <w:r w:rsidRPr="00887F75">
        <w:t>45</w:t>
      </w:r>
      <w:r w:rsidRPr="00887F75">
        <w:tab/>
        <w:t xml:space="preserve">Jian, J., Du, X. &amp; Stewart, R. D. A database for global soil health assessment. </w:t>
      </w:r>
      <w:r w:rsidRPr="00887F75">
        <w:rPr>
          <w:i/>
        </w:rPr>
        <w:t>Scientific Data</w:t>
      </w:r>
      <w:r w:rsidRPr="00887F75">
        <w:t xml:space="preserve"> </w:t>
      </w:r>
      <w:r w:rsidRPr="00887F75">
        <w:rPr>
          <w:b/>
        </w:rPr>
        <w:t>7</w:t>
      </w:r>
      <w:r w:rsidRPr="00887F75">
        <w:t xml:space="preserve">, 16 (2020). </w:t>
      </w:r>
    </w:p>
    <w:p w14:paraId="230794B5" w14:textId="77777777" w:rsidR="00887F75" w:rsidRPr="00887F75" w:rsidRDefault="00887F75" w:rsidP="00887F75">
      <w:pPr>
        <w:pStyle w:val="EndNoteBibliography"/>
        <w:spacing w:after="0"/>
        <w:ind w:left="720" w:hanging="720"/>
      </w:pPr>
      <w:r w:rsidRPr="00887F75">
        <w:t>46</w:t>
      </w:r>
      <w:r w:rsidRPr="00887F75">
        <w:tab/>
        <w:t xml:space="preserve">Xia, L., Lam, S. K., Yan, X. &amp; Chen, D. How does recycling of livestock manure in agroecosystems affect crop productivity, reactive nitrogen losses, and soil carbon balance? </w:t>
      </w:r>
      <w:r w:rsidRPr="00887F75">
        <w:rPr>
          <w:i/>
        </w:rPr>
        <w:t>Environmental Science &amp; Technology</w:t>
      </w:r>
      <w:r w:rsidRPr="00887F75">
        <w:t xml:space="preserve"> </w:t>
      </w:r>
      <w:r w:rsidRPr="00887F75">
        <w:rPr>
          <w:b/>
        </w:rPr>
        <w:t>51</w:t>
      </w:r>
      <w:r w:rsidRPr="00887F75">
        <w:t xml:space="preserve">, 7450-7457 (2017). </w:t>
      </w:r>
    </w:p>
    <w:p w14:paraId="1842EBDE" w14:textId="77777777" w:rsidR="00887F75" w:rsidRPr="00887F75" w:rsidRDefault="00887F75" w:rsidP="00887F75">
      <w:pPr>
        <w:pStyle w:val="EndNoteBibliography"/>
        <w:spacing w:after="0"/>
        <w:ind w:left="720" w:hanging="720"/>
      </w:pPr>
      <w:r w:rsidRPr="00887F75">
        <w:t>47</w:t>
      </w:r>
      <w:r w:rsidRPr="00887F75">
        <w:tab/>
        <w:t>Verret, V.</w:t>
      </w:r>
      <w:r w:rsidRPr="00887F75">
        <w:rPr>
          <w:i/>
        </w:rPr>
        <w:t xml:space="preserve"> et al.</w:t>
      </w:r>
      <w:r w:rsidRPr="00887F75">
        <w:t xml:space="preserve"> Can legume companion plants control weeds without decreasing crop yield? A meta-analysis. </w:t>
      </w:r>
      <w:r w:rsidRPr="00887F75">
        <w:rPr>
          <w:i/>
        </w:rPr>
        <w:t>Field Crops Research</w:t>
      </w:r>
      <w:r w:rsidRPr="00887F75">
        <w:t xml:space="preserve"> </w:t>
      </w:r>
      <w:r w:rsidRPr="00887F75">
        <w:rPr>
          <w:b/>
        </w:rPr>
        <w:t>204</w:t>
      </w:r>
      <w:r w:rsidRPr="00887F75">
        <w:t xml:space="preserve">, 158-168 (2017). </w:t>
      </w:r>
    </w:p>
    <w:p w14:paraId="607D0E00" w14:textId="77777777" w:rsidR="00887F75" w:rsidRPr="00887F75" w:rsidRDefault="00887F75" w:rsidP="00887F75">
      <w:pPr>
        <w:pStyle w:val="EndNoteBibliography"/>
        <w:spacing w:after="0"/>
        <w:ind w:left="720" w:hanging="720"/>
      </w:pPr>
      <w:r w:rsidRPr="00887F75">
        <w:t>48</w:t>
      </w:r>
      <w:r w:rsidRPr="00887F75">
        <w:tab/>
        <w:t>Ding, W.</w:t>
      </w:r>
      <w:r w:rsidRPr="00887F75">
        <w:rPr>
          <w:i/>
        </w:rPr>
        <w:t xml:space="preserve"> et al.</w:t>
      </w:r>
      <w:r w:rsidRPr="00887F75">
        <w:t xml:space="preserve"> Improving yield and nitrogen use efficiency through alternative fertilization options for rice in China: A meta-analysis. </w:t>
      </w:r>
      <w:r w:rsidRPr="00887F75">
        <w:rPr>
          <w:i/>
        </w:rPr>
        <w:t>Field Crops Research</w:t>
      </w:r>
      <w:r w:rsidRPr="00887F75">
        <w:t xml:space="preserve"> </w:t>
      </w:r>
      <w:r w:rsidRPr="00887F75">
        <w:rPr>
          <w:b/>
        </w:rPr>
        <w:t>227</w:t>
      </w:r>
      <w:r w:rsidRPr="00887F75">
        <w:t xml:space="preserve">, 11-18 (2018). </w:t>
      </w:r>
    </w:p>
    <w:p w14:paraId="606E2770" w14:textId="77777777" w:rsidR="00887F75" w:rsidRPr="00887F75" w:rsidRDefault="00887F75" w:rsidP="00887F75">
      <w:pPr>
        <w:pStyle w:val="EndNoteBibliography"/>
        <w:spacing w:after="0"/>
        <w:ind w:left="720" w:hanging="720"/>
      </w:pPr>
      <w:r w:rsidRPr="00887F75">
        <w:lastRenderedPageBreak/>
        <w:t>49</w:t>
      </w:r>
      <w:r w:rsidRPr="00887F75">
        <w:tab/>
        <w:t>Kuradusenge, M.</w:t>
      </w:r>
      <w:r w:rsidRPr="00887F75">
        <w:rPr>
          <w:i/>
        </w:rPr>
        <w:t xml:space="preserve"> et al.</w:t>
      </w:r>
      <w:r w:rsidRPr="00887F75">
        <w:t xml:space="preserve"> Crop yield prediction using machine learning models: Case of Irish potato and maize. </w:t>
      </w:r>
      <w:r w:rsidRPr="00887F75">
        <w:rPr>
          <w:i/>
        </w:rPr>
        <w:t>Agriculture</w:t>
      </w:r>
      <w:r w:rsidRPr="00887F75">
        <w:t xml:space="preserve"> </w:t>
      </w:r>
      <w:r w:rsidRPr="00887F75">
        <w:rPr>
          <w:b/>
        </w:rPr>
        <w:t>13</w:t>
      </w:r>
      <w:r w:rsidRPr="00887F75">
        <w:t xml:space="preserve">, 225 (2023). </w:t>
      </w:r>
    </w:p>
    <w:p w14:paraId="23906E30" w14:textId="77777777" w:rsidR="00887F75" w:rsidRPr="00887F75" w:rsidRDefault="00887F75" w:rsidP="00887F75">
      <w:pPr>
        <w:pStyle w:val="EndNoteBibliography"/>
        <w:spacing w:after="0"/>
        <w:ind w:left="720" w:hanging="720"/>
      </w:pPr>
      <w:r w:rsidRPr="00887F75">
        <w:t>50</w:t>
      </w:r>
      <w:r w:rsidRPr="00887F75">
        <w:tab/>
        <w:t xml:space="preserve">Wang, Q., Huang, K., Liu, H. &amp; Yu, Y. Factors affecting crop production water footprint: A review and meta-analysis. </w:t>
      </w:r>
      <w:r w:rsidRPr="00887F75">
        <w:rPr>
          <w:i/>
        </w:rPr>
        <w:t>Sustainable Production and Consumption</w:t>
      </w:r>
      <w:r w:rsidRPr="00887F75">
        <w:t xml:space="preserve"> </w:t>
      </w:r>
      <w:r w:rsidRPr="00887F75">
        <w:rPr>
          <w:b/>
        </w:rPr>
        <w:t>36</w:t>
      </w:r>
      <w:r w:rsidRPr="00887F75">
        <w:t xml:space="preserve">, 207-216 (2023). </w:t>
      </w:r>
    </w:p>
    <w:p w14:paraId="0603477E" w14:textId="77777777" w:rsidR="00887F75" w:rsidRPr="00887F75" w:rsidRDefault="00887F75" w:rsidP="00887F75">
      <w:pPr>
        <w:pStyle w:val="EndNoteBibliography"/>
        <w:spacing w:after="0"/>
        <w:ind w:left="720" w:hanging="720"/>
      </w:pPr>
      <w:r w:rsidRPr="00887F75">
        <w:t>51</w:t>
      </w:r>
      <w:r w:rsidRPr="00887F75">
        <w:tab/>
        <w:t xml:space="preserve">Grigorieva, E., Livenets, A. &amp; Stelmakh, E. Adaptation of agriculture to climate change: A scoping review. </w:t>
      </w:r>
      <w:r w:rsidRPr="00887F75">
        <w:rPr>
          <w:i/>
        </w:rPr>
        <w:t>Climate</w:t>
      </w:r>
      <w:r w:rsidRPr="00887F75">
        <w:t xml:space="preserve"> </w:t>
      </w:r>
      <w:r w:rsidRPr="00887F75">
        <w:rPr>
          <w:b/>
        </w:rPr>
        <w:t>11</w:t>
      </w:r>
      <w:r w:rsidRPr="00887F75">
        <w:t xml:space="preserve">, 202 (2023). </w:t>
      </w:r>
    </w:p>
    <w:p w14:paraId="247FFD60" w14:textId="77777777" w:rsidR="00887F75" w:rsidRPr="00887F75" w:rsidRDefault="00887F75" w:rsidP="00887F75">
      <w:pPr>
        <w:pStyle w:val="EndNoteBibliography"/>
        <w:spacing w:after="0"/>
        <w:ind w:left="720" w:hanging="720"/>
      </w:pPr>
      <w:r w:rsidRPr="00887F75">
        <w:t>52</w:t>
      </w:r>
      <w:r w:rsidRPr="00887F75">
        <w:tab/>
        <w:t>Baker, N. T. &amp; Capel, P. D. Environmental factors that influence the location of crop agriculture in the conterminous United States. Report No. 2328-0328, (US Geological Survey, 2011).</w:t>
      </w:r>
    </w:p>
    <w:p w14:paraId="061A3EC3" w14:textId="77777777" w:rsidR="00887F75" w:rsidRPr="00887F75" w:rsidRDefault="00887F75" w:rsidP="00887F75">
      <w:pPr>
        <w:pStyle w:val="EndNoteBibliography"/>
        <w:spacing w:after="0"/>
        <w:ind w:left="720" w:hanging="720"/>
      </w:pPr>
      <w:r w:rsidRPr="00887F75">
        <w:t>53</w:t>
      </w:r>
      <w:r w:rsidRPr="00887F75">
        <w:tab/>
        <w:t xml:space="preserve">Zomer, R. J., Xu, J. &amp; Trabucco, A. Version 3 of the global aridity index and potential evapotranspiration database. </w:t>
      </w:r>
      <w:r w:rsidRPr="00887F75">
        <w:rPr>
          <w:i/>
        </w:rPr>
        <w:t>Scientific Data</w:t>
      </w:r>
      <w:r w:rsidRPr="00887F75">
        <w:t xml:space="preserve"> </w:t>
      </w:r>
      <w:r w:rsidRPr="00887F75">
        <w:rPr>
          <w:b/>
        </w:rPr>
        <w:t>9</w:t>
      </w:r>
      <w:r w:rsidRPr="00887F75">
        <w:t xml:space="preserve">, 409 (2022). </w:t>
      </w:r>
    </w:p>
    <w:p w14:paraId="7AA5A970" w14:textId="77777777" w:rsidR="00887F75" w:rsidRPr="00887F75" w:rsidRDefault="00887F75" w:rsidP="00887F75">
      <w:pPr>
        <w:pStyle w:val="EndNoteBibliography"/>
        <w:spacing w:after="0"/>
        <w:ind w:left="720" w:hanging="720"/>
      </w:pPr>
      <w:r w:rsidRPr="00887F75">
        <w:t>54</w:t>
      </w:r>
      <w:r w:rsidRPr="00887F75">
        <w:tab/>
        <w:t xml:space="preserve">Leuthold, S. J., Wendroth, O., Salmerón, M. &amp; Poffenbarger, H. Weather-dependent relationships between topographic variables and yield of maize and soybean. </w:t>
      </w:r>
      <w:r w:rsidRPr="00887F75">
        <w:rPr>
          <w:i/>
        </w:rPr>
        <w:t>Field Crops Research</w:t>
      </w:r>
      <w:r w:rsidRPr="00887F75">
        <w:t xml:space="preserve"> </w:t>
      </w:r>
      <w:r w:rsidRPr="00887F75">
        <w:rPr>
          <w:b/>
        </w:rPr>
        <w:t>276</w:t>
      </w:r>
      <w:r w:rsidRPr="00887F75">
        <w:t xml:space="preserve">, 108368 (2022). </w:t>
      </w:r>
    </w:p>
    <w:p w14:paraId="0EC71557" w14:textId="77777777" w:rsidR="00887F75" w:rsidRPr="00887F75" w:rsidRDefault="00887F75" w:rsidP="00887F75">
      <w:pPr>
        <w:pStyle w:val="EndNoteBibliography"/>
        <w:spacing w:after="0"/>
        <w:ind w:left="720" w:hanging="720"/>
      </w:pPr>
      <w:r w:rsidRPr="00887F75">
        <w:t>55</w:t>
      </w:r>
      <w:r w:rsidRPr="00887F75">
        <w:tab/>
        <w:t xml:space="preserve">Kumhálová, J., Kumhála, F., Matějková, Š. &amp; Kroulík, M. The relationship between topography and yield in different weather conditions. </w:t>
      </w:r>
      <w:r w:rsidRPr="00887F75">
        <w:rPr>
          <w:i/>
        </w:rPr>
        <w:t>Precision Agriculture</w:t>
      </w:r>
      <w:r w:rsidRPr="00887F75">
        <w:t xml:space="preserve">, 606-616 (2011). </w:t>
      </w:r>
    </w:p>
    <w:p w14:paraId="6E1D04D6" w14:textId="77777777" w:rsidR="00887F75" w:rsidRPr="00887F75" w:rsidRDefault="00887F75" w:rsidP="00887F75">
      <w:pPr>
        <w:pStyle w:val="EndNoteBibliography"/>
        <w:spacing w:after="0"/>
        <w:ind w:left="720" w:hanging="720"/>
      </w:pPr>
      <w:r w:rsidRPr="00887F75">
        <w:t>56</w:t>
      </w:r>
      <w:r w:rsidRPr="00887F75">
        <w:tab/>
        <w:t xml:space="preserve">Leuthold, S. J., Salmeron, M., Wendroth, O. &amp; Poffenbarger, H. Cover crops decrease maize yield variability in sloping landscapes through increased water during reproductive stages. </w:t>
      </w:r>
      <w:r w:rsidRPr="00887F75">
        <w:rPr>
          <w:i/>
        </w:rPr>
        <w:t>Field Crops Research</w:t>
      </w:r>
      <w:r w:rsidRPr="00887F75">
        <w:t xml:space="preserve"> </w:t>
      </w:r>
      <w:r w:rsidRPr="00887F75">
        <w:rPr>
          <w:b/>
        </w:rPr>
        <w:t>265</w:t>
      </w:r>
      <w:r w:rsidRPr="00887F75">
        <w:t xml:space="preserve">, 108111 (2021). </w:t>
      </w:r>
    </w:p>
    <w:p w14:paraId="04532F22" w14:textId="77777777" w:rsidR="00887F75" w:rsidRPr="00887F75" w:rsidRDefault="00887F75" w:rsidP="00887F75">
      <w:pPr>
        <w:pStyle w:val="EndNoteBibliography"/>
        <w:spacing w:after="0"/>
        <w:ind w:left="720" w:hanging="720"/>
      </w:pPr>
      <w:r w:rsidRPr="00887F75">
        <w:t>57</w:t>
      </w:r>
      <w:r w:rsidRPr="00887F75">
        <w:tab/>
        <w:t xml:space="preserve">Martinez-Feria, R. A. &amp; Basso, B. Unstable crop yields reveal opportunities for site-specific adaptations to climate variability. </w:t>
      </w:r>
      <w:r w:rsidRPr="00887F75">
        <w:rPr>
          <w:i/>
        </w:rPr>
        <w:t>Scientific Reports</w:t>
      </w:r>
      <w:r w:rsidRPr="00887F75">
        <w:t xml:space="preserve"> </w:t>
      </w:r>
      <w:r w:rsidRPr="00887F75">
        <w:rPr>
          <w:b/>
        </w:rPr>
        <w:t>10</w:t>
      </w:r>
      <w:r w:rsidRPr="00887F75">
        <w:t xml:space="preserve">, 2885 (2020). </w:t>
      </w:r>
    </w:p>
    <w:p w14:paraId="73C58853" w14:textId="77777777" w:rsidR="00887F75" w:rsidRPr="00887F75" w:rsidRDefault="00887F75" w:rsidP="00887F75">
      <w:pPr>
        <w:pStyle w:val="EndNoteBibliography"/>
        <w:spacing w:after="0"/>
        <w:ind w:left="720" w:hanging="720"/>
      </w:pPr>
      <w:r w:rsidRPr="00887F75">
        <w:t>58</w:t>
      </w:r>
      <w:r w:rsidRPr="00887F75">
        <w:tab/>
        <w:t xml:space="preserve">Basso, B., Shuai, G., Zhang, J. &amp; Robertson, G. P. Yield stability analysis reveals sources of large-scale nitrogen loss from the US Midwest. </w:t>
      </w:r>
      <w:r w:rsidRPr="00887F75">
        <w:rPr>
          <w:i/>
        </w:rPr>
        <w:t>Scientific Reports</w:t>
      </w:r>
      <w:r w:rsidRPr="00887F75">
        <w:t xml:space="preserve"> </w:t>
      </w:r>
      <w:r w:rsidRPr="00887F75">
        <w:rPr>
          <w:b/>
        </w:rPr>
        <w:t>9</w:t>
      </w:r>
      <w:r w:rsidRPr="00887F75">
        <w:t xml:space="preserve">, 5774 (2019). </w:t>
      </w:r>
    </w:p>
    <w:p w14:paraId="5C5BAE83" w14:textId="77777777" w:rsidR="00887F75" w:rsidRPr="00887F75" w:rsidRDefault="00887F75" w:rsidP="00887F75">
      <w:pPr>
        <w:pStyle w:val="EndNoteBibliography"/>
        <w:spacing w:after="0"/>
        <w:ind w:left="720" w:hanging="720"/>
      </w:pPr>
      <w:r w:rsidRPr="00887F75">
        <w:t>59</w:t>
      </w:r>
      <w:r w:rsidRPr="00887F75">
        <w:tab/>
        <w:t>Amatulli, G.</w:t>
      </w:r>
      <w:r w:rsidRPr="00887F75">
        <w:rPr>
          <w:i/>
        </w:rPr>
        <w:t xml:space="preserve"> et al.</w:t>
      </w:r>
      <w:r w:rsidRPr="00887F75">
        <w:t xml:space="preserve"> A suite of global, cross-scale topographic variables for environmental and biodiversity modeling. </w:t>
      </w:r>
      <w:r w:rsidRPr="00887F75">
        <w:rPr>
          <w:i/>
        </w:rPr>
        <w:t>Scientific data</w:t>
      </w:r>
      <w:r w:rsidRPr="00887F75">
        <w:t xml:space="preserve"> </w:t>
      </w:r>
      <w:r w:rsidRPr="00887F75">
        <w:rPr>
          <w:b/>
        </w:rPr>
        <w:t>5</w:t>
      </w:r>
      <w:r w:rsidRPr="00887F75">
        <w:t xml:space="preserve">, 1-15 (2018). </w:t>
      </w:r>
    </w:p>
    <w:p w14:paraId="41F5A72E" w14:textId="77777777" w:rsidR="00887F75" w:rsidRPr="00887F75" w:rsidRDefault="00887F75" w:rsidP="00887F75">
      <w:pPr>
        <w:pStyle w:val="EndNoteBibliography"/>
        <w:spacing w:after="0"/>
        <w:ind w:left="720" w:hanging="720"/>
      </w:pPr>
      <w:r w:rsidRPr="00887F75">
        <w:t>60</w:t>
      </w:r>
      <w:r w:rsidRPr="00887F75">
        <w:tab/>
        <w:t xml:space="preserve">Iwahashi, J. &amp; Yamazaki, D. Global polygons for terrain classification divided into uniform slopes and basins. </w:t>
      </w:r>
      <w:r w:rsidRPr="00887F75">
        <w:rPr>
          <w:i/>
        </w:rPr>
        <w:t>Progress in Earth and Planetary Science</w:t>
      </w:r>
      <w:r w:rsidRPr="00887F75">
        <w:t xml:space="preserve"> </w:t>
      </w:r>
      <w:r w:rsidRPr="00887F75">
        <w:rPr>
          <w:b/>
        </w:rPr>
        <w:t>9</w:t>
      </w:r>
      <w:r w:rsidRPr="00887F75">
        <w:t xml:space="preserve">, 33 (2022). </w:t>
      </w:r>
    </w:p>
    <w:p w14:paraId="7B5A5138" w14:textId="77777777" w:rsidR="00887F75" w:rsidRPr="00887F75" w:rsidRDefault="00887F75" w:rsidP="00887F75">
      <w:pPr>
        <w:pStyle w:val="EndNoteBibliography"/>
        <w:spacing w:after="0"/>
        <w:ind w:left="720" w:hanging="720"/>
      </w:pPr>
      <w:r w:rsidRPr="00887F75">
        <w:t>61</w:t>
      </w:r>
      <w:r w:rsidRPr="00887F75">
        <w:tab/>
        <w:t xml:space="preserve">Sainju, U. M. &amp; Alasinrin, S. Y. Changes in soil chemical properties and crop yields with long‐term cropping system and nitrogen fertilization. </w:t>
      </w:r>
      <w:r w:rsidRPr="00887F75">
        <w:rPr>
          <w:i/>
        </w:rPr>
        <w:t>Agrosystems, Geosciences &amp; Environment</w:t>
      </w:r>
      <w:r w:rsidRPr="00887F75">
        <w:t xml:space="preserve"> </w:t>
      </w:r>
      <w:r w:rsidRPr="00887F75">
        <w:rPr>
          <w:b/>
        </w:rPr>
        <w:t>3</w:t>
      </w:r>
      <w:r w:rsidRPr="00887F75">
        <w:t xml:space="preserve">, e20019 (2020). </w:t>
      </w:r>
    </w:p>
    <w:p w14:paraId="12E0975B" w14:textId="77777777" w:rsidR="00887F75" w:rsidRPr="00887F75" w:rsidRDefault="00887F75" w:rsidP="00887F75">
      <w:pPr>
        <w:pStyle w:val="EndNoteBibliography"/>
        <w:spacing w:after="0"/>
        <w:ind w:left="720" w:hanging="720"/>
      </w:pPr>
      <w:r w:rsidRPr="00887F75">
        <w:t>62</w:t>
      </w:r>
      <w:r w:rsidRPr="00887F75">
        <w:tab/>
        <w:t xml:space="preserve">Sainju, U. M., Liptzin, D. &amp; Jabro, J. D. Relating soil physical properties to other soil properties and crop yields. </w:t>
      </w:r>
      <w:r w:rsidRPr="00887F75">
        <w:rPr>
          <w:i/>
        </w:rPr>
        <w:t>Scientific Reports</w:t>
      </w:r>
      <w:r w:rsidRPr="00887F75">
        <w:t xml:space="preserve"> </w:t>
      </w:r>
      <w:r w:rsidRPr="00887F75">
        <w:rPr>
          <w:b/>
        </w:rPr>
        <w:t>12</w:t>
      </w:r>
      <w:r w:rsidRPr="00887F75">
        <w:t xml:space="preserve">, 22025 (2022). </w:t>
      </w:r>
    </w:p>
    <w:p w14:paraId="72A38753" w14:textId="77777777" w:rsidR="00887F75" w:rsidRPr="00887F75" w:rsidRDefault="00887F75" w:rsidP="00887F75">
      <w:pPr>
        <w:pStyle w:val="EndNoteBibliography"/>
        <w:spacing w:after="0"/>
        <w:ind w:left="720" w:hanging="720"/>
      </w:pPr>
      <w:r w:rsidRPr="00887F75">
        <w:t>63</w:t>
      </w:r>
      <w:r w:rsidRPr="00887F75">
        <w:tab/>
        <w:t xml:space="preserve">Dewangan, S., Kumari, L., Minj, P., Kumari, J. &amp; Sahu, R. The effects of soil ph on soil health and environmental sustainability: A review. </w:t>
      </w:r>
      <w:r w:rsidRPr="00887F75">
        <w:rPr>
          <w:i/>
        </w:rPr>
        <w:t>JETIR, Jun</w:t>
      </w:r>
      <w:r w:rsidRPr="00887F75">
        <w:t xml:space="preserve"> (2023). </w:t>
      </w:r>
    </w:p>
    <w:p w14:paraId="5ADFD59A" w14:textId="77777777" w:rsidR="00887F75" w:rsidRPr="00887F75" w:rsidRDefault="00887F75" w:rsidP="00887F75">
      <w:pPr>
        <w:pStyle w:val="EndNoteBibliography"/>
        <w:spacing w:after="0"/>
        <w:ind w:left="720" w:hanging="720"/>
      </w:pPr>
      <w:r w:rsidRPr="00887F75">
        <w:t>64</w:t>
      </w:r>
      <w:r w:rsidRPr="00887F75">
        <w:tab/>
        <w:t>Zhang, S.</w:t>
      </w:r>
      <w:r w:rsidRPr="00887F75">
        <w:rPr>
          <w:i/>
        </w:rPr>
        <w:t xml:space="preserve"> et al.</w:t>
      </w:r>
      <w:r w:rsidRPr="00887F75">
        <w:t xml:space="preserve"> Effects of soil amendments on soil acidity and crop yields in acidic soils: A world-wide meta-analysis. </w:t>
      </w:r>
      <w:r w:rsidRPr="00887F75">
        <w:rPr>
          <w:i/>
        </w:rPr>
        <w:t>Journal of Environmental Management</w:t>
      </w:r>
      <w:r w:rsidRPr="00887F75">
        <w:t xml:space="preserve"> </w:t>
      </w:r>
      <w:r w:rsidRPr="00887F75">
        <w:rPr>
          <w:b/>
        </w:rPr>
        <w:t>345</w:t>
      </w:r>
      <w:r w:rsidRPr="00887F75">
        <w:t xml:space="preserve">, 118531 (2023). </w:t>
      </w:r>
    </w:p>
    <w:p w14:paraId="516546B1" w14:textId="77777777" w:rsidR="00887F75" w:rsidRPr="00887F75" w:rsidRDefault="00887F75" w:rsidP="00887F75">
      <w:pPr>
        <w:pStyle w:val="EndNoteBibliography"/>
        <w:spacing w:after="0"/>
        <w:ind w:left="720" w:hanging="720"/>
      </w:pPr>
      <w:r w:rsidRPr="00887F75">
        <w:t>65</w:t>
      </w:r>
      <w:r w:rsidRPr="00887F75">
        <w:tab/>
        <w:t xml:space="preserve">McDowell, R., Noble, A., Pletnyakov, P. &amp; Haygarth, P. A Global Database of Soil Plant Available Phosphorus. </w:t>
      </w:r>
      <w:r w:rsidRPr="00887F75">
        <w:rPr>
          <w:i/>
        </w:rPr>
        <w:t>Scientific Data</w:t>
      </w:r>
      <w:r w:rsidRPr="00887F75">
        <w:t xml:space="preserve"> </w:t>
      </w:r>
      <w:r w:rsidRPr="00887F75">
        <w:rPr>
          <w:b/>
        </w:rPr>
        <w:t>10</w:t>
      </w:r>
      <w:r w:rsidRPr="00887F75">
        <w:t xml:space="preserve">, 125 (2023). </w:t>
      </w:r>
    </w:p>
    <w:p w14:paraId="7A997FCB" w14:textId="77777777" w:rsidR="00887F75" w:rsidRPr="00887F75" w:rsidRDefault="00887F75" w:rsidP="00887F75">
      <w:pPr>
        <w:pStyle w:val="EndNoteBibliography"/>
        <w:spacing w:after="0"/>
        <w:ind w:left="720" w:hanging="720"/>
      </w:pPr>
      <w:r w:rsidRPr="00887F75">
        <w:t>66</w:t>
      </w:r>
      <w:r w:rsidRPr="00887F75">
        <w:tab/>
        <w:t xml:space="preserve">Luo, Y., Hui, D. &amp; Zhang, D. Elevated CO2 stimulates net accumulations of carbon and nitrogen in land ecosystems: A meta‐analysis. </w:t>
      </w:r>
      <w:r w:rsidRPr="00887F75">
        <w:rPr>
          <w:i/>
        </w:rPr>
        <w:t>Ecology</w:t>
      </w:r>
      <w:r w:rsidRPr="00887F75">
        <w:t xml:space="preserve"> </w:t>
      </w:r>
      <w:r w:rsidRPr="00887F75">
        <w:rPr>
          <w:b/>
        </w:rPr>
        <w:t>87</w:t>
      </w:r>
      <w:r w:rsidRPr="00887F75">
        <w:t xml:space="preserve">, 53-63 (2006). </w:t>
      </w:r>
    </w:p>
    <w:p w14:paraId="400D0A06" w14:textId="77777777" w:rsidR="00887F75" w:rsidRPr="00887F75" w:rsidRDefault="00887F75" w:rsidP="00887F75">
      <w:pPr>
        <w:pStyle w:val="EndNoteBibliography"/>
        <w:spacing w:after="0"/>
        <w:ind w:left="720" w:hanging="720"/>
      </w:pPr>
      <w:r w:rsidRPr="00887F75">
        <w:t>67</w:t>
      </w:r>
      <w:r w:rsidRPr="00887F75">
        <w:tab/>
        <w:t xml:space="preserve">Chen, G. &amp; Weil, R. R. Root growth and yield of maize as affected by soil compaction and cover crops. </w:t>
      </w:r>
      <w:r w:rsidRPr="00887F75">
        <w:rPr>
          <w:i/>
        </w:rPr>
        <w:t>Soil and Tillage Research</w:t>
      </w:r>
      <w:r w:rsidRPr="00887F75">
        <w:t xml:space="preserve"> </w:t>
      </w:r>
      <w:r w:rsidRPr="00887F75">
        <w:rPr>
          <w:b/>
        </w:rPr>
        <w:t>117</w:t>
      </w:r>
      <w:r w:rsidRPr="00887F75">
        <w:t xml:space="preserve">, 17-27 (2011). </w:t>
      </w:r>
    </w:p>
    <w:p w14:paraId="3D182F1E" w14:textId="77777777" w:rsidR="00887F75" w:rsidRPr="00887F75" w:rsidRDefault="00887F75" w:rsidP="00887F75">
      <w:pPr>
        <w:pStyle w:val="EndNoteBibliography"/>
        <w:spacing w:after="0"/>
        <w:ind w:left="720" w:hanging="720"/>
      </w:pPr>
      <w:r w:rsidRPr="00887F75">
        <w:t>68</w:t>
      </w:r>
      <w:r w:rsidRPr="00887F75">
        <w:tab/>
        <w:t xml:space="preserve">Sims, J. T. Soil test phosphorus: Olsen P. </w:t>
      </w:r>
      <w:r w:rsidRPr="00887F75">
        <w:rPr>
          <w:i/>
        </w:rPr>
        <w:t>Methods of phosphorus analysis for soils, sediments, residuals, and waters</w:t>
      </w:r>
      <w:r w:rsidRPr="00887F75">
        <w:t xml:space="preserve"> </w:t>
      </w:r>
      <w:r w:rsidRPr="00887F75">
        <w:rPr>
          <w:b/>
        </w:rPr>
        <w:t>20</w:t>
      </w:r>
      <w:r w:rsidRPr="00887F75">
        <w:t xml:space="preserve"> (2000). </w:t>
      </w:r>
    </w:p>
    <w:p w14:paraId="663BEE95" w14:textId="77777777" w:rsidR="00887F75" w:rsidRPr="00887F75" w:rsidRDefault="00887F75" w:rsidP="00887F75">
      <w:pPr>
        <w:pStyle w:val="EndNoteBibliography"/>
        <w:spacing w:after="0"/>
        <w:ind w:left="720" w:hanging="720"/>
      </w:pPr>
      <w:r w:rsidRPr="00887F75">
        <w:t>69</w:t>
      </w:r>
      <w:r w:rsidRPr="00887F75">
        <w:tab/>
        <w:t xml:space="preserve">Clara, L., Fatma, R., Viridiana, A. &amp; Liesl, W. Soil organic carbon: the hidden potential. </w:t>
      </w:r>
      <w:r w:rsidRPr="00887F75">
        <w:rPr>
          <w:i/>
        </w:rPr>
        <w:t>Rome: Food and Agriculture Organization of the United Nations</w:t>
      </w:r>
      <w:r w:rsidRPr="00887F75">
        <w:t xml:space="preserve"> (2017). </w:t>
      </w:r>
    </w:p>
    <w:p w14:paraId="65901DE5" w14:textId="77777777" w:rsidR="00887F75" w:rsidRPr="00887F75" w:rsidRDefault="00887F75" w:rsidP="00887F75">
      <w:pPr>
        <w:pStyle w:val="EndNoteBibliography"/>
        <w:spacing w:after="0"/>
        <w:ind w:left="720" w:hanging="720"/>
      </w:pPr>
      <w:r w:rsidRPr="00887F75">
        <w:t>70</w:t>
      </w:r>
      <w:r w:rsidRPr="00887F75">
        <w:tab/>
        <w:t xml:space="preserve">Soil Survey Staff, S. A basic system of soil classification for making and interpreting soil surveys. </w:t>
      </w:r>
      <w:r w:rsidRPr="00887F75">
        <w:rPr>
          <w:i/>
        </w:rPr>
        <w:t>Agric. Handb.</w:t>
      </w:r>
      <w:r w:rsidRPr="00887F75">
        <w:t xml:space="preserve"> </w:t>
      </w:r>
      <w:r w:rsidRPr="00887F75">
        <w:rPr>
          <w:b/>
        </w:rPr>
        <w:t>436</w:t>
      </w:r>
      <w:r w:rsidRPr="00887F75">
        <w:t xml:space="preserve">, 96-105 (1999). </w:t>
      </w:r>
    </w:p>
    <w:p w14:paraId="443ED044" w14:textId="77777777" w:rsidR="00887F75" w:rsidRPr="00887F75" w:rsidRDefault="00887F75" w:rsidP="00887F75">
      <w:pPr>
        <w:pStyle w:val="EndNoteBibliography"/>
        <w:spacing w:after="0"/>
        <w:ind w:left="720" w:hanging="720"/>
      </w:pPr>
      <w:r w:rsidRPr="00887F75">
        <w:lastRenderedPageBreak/>
        <w:t>71</w:t>
      </w:r>
      <w:r w:rsidRPr="00887F75">
        <w:tab/>
        <w:t xml:space="preserve">Jahn, R., Blume, H.-P., Asio, V., Spaargaren, O. &amp; Schad, P. </w:t>
      </w:r>
      <w:r w:rsidRPr="00887F75">
        <w:rPr>
          <w:i/>
        </w:rPr>
        <w:t>Guidelines for soil description</w:t>
      </w:r>
      <w:r w:rsidRPr="00887F75">
        <w:t>.  (Fao, 2006).</w:t>
      </w:r>
    </w:p>
    <w:p w14:paraId="31CCA2D3" w14:textId="77777777" w:rsidR="00887F75" w:rsidRPr="00887F75" w:rsidRDefault="00887F75" w:rsidP="00887F75">
      <w:pPr>
        <w:pStyle w:val="EndNoteBibliography"/>
        <w:spacing w:after="0"/>
        <w:ind w:left="720" w:hanging="720"/>
      </w:pPr>
      <w:r w:rsidRPr="00887F75">
        <w:t>72</w:t>
      </w:r>
      <w:r w:rsidRPr="00887F75">
        <w:tab/>
        <w:t xml:space="preserve">Croitoru, A.-E., Man, T. C., Vâtcă, S. D., Kobulniczky, B. &amp; Stoian, V. Refining the spatial scale for maize crop agro-climatological suitability conditions in a region with complex topography towards a smart and sustainable agriculture. Case study: Central Romania (Cluj County). </w:t>
      </w:r>
      <w:r w:rsidRPr="00887F75">
        <w:rPr>
          <w:i/>
        </w:rPr>
        <w:t>Sustainability</w:t>
      </w:r>
      <w:r w:rsidRPr="00887F75">
        <w:t xml:space="preserve"> </w:t>
      </w:r>
      <w:r w:rsidRPr="00887F75">
        <w:rPr>
          <w:b/>
        </w:rPr>
        <w:t>12</w:t>
      </w:r>
      <w:r w:rsidRPr="00887F75">
        <w:t xml:space="preserve">, 2783 (2020). </w:t>
      </w:r>
    </w:p>
    <w:p w14:paraId="0B0B7BE2" w14:textId="77777777" w:rsidR="00887F75" w:rsidRPr="00887F75" w:rsidRDefault="00887F75" w:rsidP="00887F75">
      <w:pPr>
        <w:pStyle w:val="EndNoteBibliography"/>
        <w:spacing w:after="0"/>
        <w:ind w:left="720" w:hanging="720"/>
      </w:pPr>
      <w:r w:rsidRPr="00887F75">
        <w:t>73</w:t>
      </w:r>
      <w:r w:rsidRPr="00887F75">
        <w:tab/>
        <w:t xml:space="preserve">Parthasarathi, T., Velu, G. &amp; Jeyakumar, P. Impact of crop heat units on growth and developmental physiology of future crop production: A review. </w:t>
      </w:r>
      <w:r w:rsidRPr="00887F75">
        <w:rPr>
          <w:i/>
        </w:rPr>
        <w:t>Research &amp; Reviews: A Journal of Crop Science and Technology</w:t>
      </w:r>
      <w:r w:rsidRPr="00887F75">
        <w:t xml:space="preserve"> </w:t>
      </w:r>
      <w:r w:rsidRPr="00887F75">
        <w:rPr>
          <w:b/>
        </w:rPr>
        <w:t>2</w:t>
      </w:r>
      <w:r w:rsidRPr="00887F75">
        <w:t xml:space="preserve">, 1-11 (2013). </w:t>
      </w:r>
    </w:p>
    <w:p w14:paraId="52575D8E" w14:textId="77777777" w:rsidR="00887F75" w:rsidRPr="00887F75" w:rsidRDefault="00887F75" w:rsidP="00887F75">
      <w:pPr>
        <w:pStyle w:val="EndNoteBibliography"/>
        <w:spacing w:after="0"/>
        <w:ind w:left="720" w:hanging="720"/>
      </w:pPr>
      <w:r w:rsidRPr="00887F75">
        <w:t>74</w:t>
      </w:r>
      <w:r w:rsidRPr="00887F75">
        <w:tab/>
        <w:t>Joshi, D. R.</w:t>
      </w:r>
      <w:r w:rsidRPr="00887F75">
        <w:rPr>
          <w:i/>
        </w:rPr>
        <w:t xml:space="preserve"> et al.</w:t>
      </w:r>
      <w:r w:rsidRPr="00887F75">
        <w:t xml:space="preserve"> A global meta‐analysis of cover crop response on soil carbon storage within a corn production system. </w:t>
      </w:r>
      <w:r w:rsidRPr="00887F75">
        <w:rPr>
          <w:i/>
        </w:rPr>
        <w:t>Agronomy journal</w:t>
      </w:r>
      <w:r w:rsidRPr="00887F75">
        <w:t xml:space="preserve"> </w:t>
      </w:r>
      <w:r w:rsidRPr="00887F75">
        <w:rPr>
          <w:b/>
        </w:rPr>
        <w:t>115</w:t>
      </w:r>
      <w:r w:rsidRPr="00887F75">
        <w:t xml:space="preserve">, 1543-1556 (2023). </w:t>
      </w:r>
    </w:p>
    <w:p w14:paraId="74FCFE5A" w14:textId="77777777" w:rsidR="00887F75" w:rsidRPr="00887F75" w:rsidRDefault="00887F75" w:rsidP="00887F75">
      <w:pPr>
        <w:pStyle w:val="EndNoteBibliography"/>
        <w:spacing w:after="0"/>
        <w:ind w:left="720" w:hanging="720"/>
      </w:pPr>
      <w:r w:rsidRPr="00887F75">
        <w:t>75</w:t>
      </w:r>
      <w:r w:rsidRPr="00887F75">
        <w:tab/>
        <w:t xml:space="preserve">Basche, A. &amp; DeLonge, M. The impact of continuous living cover on soil hydrologic properties: A meta‐analysis. </w:t>
      </w:r>
      <w:r w:rsidRPr="00887F75">
        <w:rPr>
          <w:i/>
        </w:rPr>
        <w:t>Soil Science Society of America Journal</w:t>
      </w:r>
      <w:r w:rsidRPr="00887F75">
        <w:t xml:space="preserve"> </w:t>
      </w:r>
      <w:r w:rsidRPr="00887F75">
        <w:rPr>
          <w:b/>
        </w:rPr>
        <w:t>81</w:t>
      </w:r>
      <w:r w:rsidRPr="00887F75">
        <w:t xml:space="preserve">, 1179-1190 (2017). </w:t>
      </w:r>
    </w:p>
    <w:p w14:paraId="2F587F8C" w14:textId="77777777" w:rsidR="00887F75" w:rsidRPr="00887F75" w:rsidRDefault="00887F75" w:rsidP="00887F75">
      <w:pPr>
        <w:pStyle w:val="EndNoteBibliography"/>
        <w:spacing w:after="0"/>
        <w:ind w:left="720" w:hanging="720"/>
      </w:pPr>
      <w:r w:rsidRPr="00887F75">
        <w:t>76</w:t>
      </w:r>
      <w:r w:rsidRPr="00887F75">
        <w:tab/>
        <w:t xml:space="preserve">Philibert, A., Loyce, C. &amp; Makowski, D. Assessment of the quality of meta-analysis in agronomy. </w:t>
      </w:r>
      <w:r w:rsidRPr="00887F75">
        <w:rPr>
          <w:i/>
        </w:rPr>
        <w:t>Agriculture, Ecosystems &amp; Environment</w:t>
      </w:r>
      <w:r w:rsidRPr="00887F75">
        <w:t xml:space="preserve"> </w:t>
      </w:r>
      <w:r w:rsidRPr="00887F75">
        <w:rPr>
          <w:b/>
        </w:rPr>
        <w:t>148</w:t>
      </w:r>
      <w:r w:rsidRPr="00887F75">
        <w:t xml:space="preserve">, 72-82 (2012). </w:t>
      </w:r>
    </w:p>
    <w:p w14:paraId="3E763EB9" w14:textId="77777777" w:rsidR="00887F75" w:rsidRPr="00887F75" w:rsidRDefault="00887F75" w:rsidP="00887F75">
      <w:pPr>
        <w:pStyle w:val="EndNoteBibliography"/>
        <w:spacing w:after="0"/>
        <w:ind w:left="720" w:hanging="720"/>
      </w:pPr>
      <w:r w:rsidRPr="00887F75">
        <w:t>77</w:t>
      </w:r>
      <w:r w:rsidRPr="00887F75">
        <w:tab/>
        <w:t xml:space="preserve">Tully, K. &amp; Ryals, R. Nutrient cycling in agroecosystems: Balancing food and environmental objectives. </w:t>
      </w:r>
      <w:r w:rsidRPr="00887F75">
        <w:rPr>
          <w:i/>
        </w:rPr>
        <w:t>Agroecology and Sustainable Food Systems</w:t>
      </w:r>
      <w:r w:rsidRPr="00887F75">
        <w:t xml:space="preserve"> </w:t>
      </w:r>
      <w:r w:rsidRPr="00887F75">
        <w:rPr>
          <w:b/>
        </w:rPr>
        <w:t>41</w:t>
      </w:r>
      <w:r w:rsidRPr="00887F75">
        <w:t xml:space="preserve">, 761-798 (2017). </w:t>
      </w:r>
    </w:p>
    <w:p w14:paraId="076EFC1A" w14:textId="77777777" w:rsidR="00887F75" w:rsidRPr="00887F75" w:rsidRDefault="00887F75" w:rsidP="00887F75">
      <w:pPr>
        <w:pStyle w:val="EndNoteBibliography"/>
        <w:spacing w:after="0"/>
        <w:ind w:left="720" w:hanging="720"/>
      </w:pPr>
      <w:r w:rsidRPr="00887F75">
        <w:t>78</w:t>
      </w:r>
      <w:r w:rsidRPr="00887F75">
        <w:tab/>
        <w:t xml:space="preserve">Mwangi, O., Mucheru-Muna, M., Kinyua, M., Bolo, P. &amp; Kihara, J. Organic farming practices increase weed density and diversity over conventional practices: A meta-analysis. </w:t>
      </w:r>
      <w:r w:rsidRPr="00887F75">
        <w:rPr>
          <w:i/>
        </w:rPr>
        <w:t>Heliyon</w:t>
      </w:r>
      <w:r w:rsidRPr="00887F75">
        <w:t xml:space="preserve"> </w:t>
      </w:r>
      <w:r w:rsidRPr="00887F75">
        <w:rPr>
          <w:b/>
        </w:rPr>
        <w:t>10</w:t>
      </w:r>
      <w:r w:rsidRPr="00887F75">
        <w:t xml:space="preserve"> (2024). </w:t>
      </w:r>
    </w:p>
    <w:p w14:paraId="56268D2E" w14:textId="77777777" w:rsidR="00887F75" w:rsidRPr="00887F75" w:rsidRDefault="00887F75" w:rsidP="00887F75">
      <w:pPr>
        <w:pStyle w:val="EndNoteBibliography"/>
        <w:spacing w:after="0"/>
        <w:ind w:left="720" w:hanging="720"/>
      </w:pPr>
      <w:r w:rsidRPr="00887F75">
        <w:t>79</w:t>
      </w:r>
      <w:r w:rsidRPr="00887F75">
        <w:tab/>
        <w:t>Ponisio, L. C.</w:t>
      </w:r>
      <w:r w:rsidRPr="00887F75">
        <w:rPr>
          <w:i/>
        </w:rPr>
        <w:t xml:space="preserve"> et al.</w:t>
      </w:r>
      <w:r w:rsidRPr="00887F75">
        <w:t xml:space="preserve"> Diversification practices reduce organic to conventional yield gap. </w:t>
      </w:r>
      <w:r w:rsidRPr="00887F75">
        <w:rPr>
          <w:i/>
        </w:rPr>
        <w:t>Proceedings of the Royal Society B: Biological Sciences</w:t>
      </w:r>
      <w:r w:rsidRPr="00887F75">
        <w:t xml:space="preserve"> </w:t>
      </w:r>
      <w:r w:rsidRPr="00887F75">
        <w:rPr>
          <w:b/>
        </w:rPr>
        <w:t>282</w:t>
      </w:r>
      <w:r w:rsidRPr="00887F75">
        <w:t xml:space="preserve">, 20141396 (2015). </w:t>
      </w:r>
    </w:p>
    <w:p w14:paraId="2FF34A76" w14:textId="77777777" w:rsidR="00887F75" w:rsidRPr="00887F75" w:rsidRDefault="00887F75" w:rsidP="00887F75">
      <w:pPr>
        <w:pStyle w:val="EndNoteBibliography"/>
        <w:spacing w:after="0"/>
        <w:ind w:left="720" w:hanging="720"/>
      </w:pPr>
      <w:r w:rsidRPr="00887F75">
        <w:t>80</w:t>
      </w:r>
      <w:r w:rsidRPr="00887F75">
        <w:tab/>
        <w:t>Allam, M.</w:t>
      </w:r>
      <w:r w:rsidRPr="00887F75">
        <w:rPr>
          <w:i/>
        </w:rPr>
        <w:t xml:space="preserve"> et al.</w:t>
      </w:r>
      <w:r w:rsidRPr="00887F75">
        <w:t xml:space="preserve"> A meta-analysis approach to estimate the effect of cover crops on the grain yield of succeeding cereal crops within European cropping systems. </w:t>
      </w:r>
      <w:r w:rsidRPr="00887F75">
        <w:rPr>
          <w:i/>
        </w:rPr>
        <w:t>Agriculture</w:t>
      </w:r>
      <w:r w:rsidRPr="00887F75">
        <w:t xml:space="preserve"> </w:t>
      </w:r>
      <w:r w:rsidRPr="00887F75">
        <w:rPr>
          <w:b/>
        </w:rPr>
        <w:t>13</w:t>
      </w:r>
      <w:r w:rsidRPr="00887F75">
        <w:t xml:space="preserve">, 1714 (2023). </w:t>
      </w:r>
    </w:p>
    <w:p w14:paraId="7CA0A6EA" w14:textId="77777777" w:rsidR="00887F75" w:rsidRPr="00887F75" w:rsidRDefault="00887F75" w:rsidP="00887F75">
      <w:pPr>
        <w:pStyle w:val="EndNoteBibliography"/>
        <w:spacing w:after="0"/>
        <w:ind w:left="720" w:hanging="720"/>
      </w:pPr>
      <w:r w:rsidRPr="00887F75">
        <w:t>81</w:t>
      </w:r>
      <w:r w:rsidRPr="00887F75">
        <w:tab/>
        <w:t xml:space="preserve">Blanco‐Canqui, H. &amp; Ruis, S. J. Cover crop impacts on soil physical properties: A review. </w:t>
      </w:r>
      <w:r w:rsidRPr="00887F75">
        <w:rPr>
          <w:i/>
        </w:rPr>
        <w:t>Soil Science Society of America Journal</w:t>
      </w:r>
      <w:r w:rsidRPr="00887F75">
        <w:t xml:space="preserve"> </w:t>
      </w:r>
      <w:r w:rsidRPr="00887F75">
        <w:rPr>
          <w:b/>
        </w:rPr>
        <w:t>84</w:t>
      </w:r>
      <w:r w:rsidRPr="00887F75">
        <w:t xml:space="preserve">, 1527-1576 (2020). </w:t>
      </w:r>
    </w:p>
    <w:p w14:paraId="05235DAB" w14:textId="77777777" w:rsidR="00887F75" w:rsidRPr="00887F75" w:rsidRDefault="00887F75" w:rsidP="00887F75">
      <w:pPr>
        <w:pStyle w:val="EndNoteBibliography"/>
        <w:spacing w:after="0"/>
        <w:ind w:left="720" w:hanging="720"/>
      </w:pPr>
      <w:r w:rsidRPr="00887F75">
        <w:t>82</w:t>
      </w:r>
      <w:r w:rsidRPr="00887F75">
        <w:tab/>
        <w:t xml:space="preserve">Krishnamurthy, L., Krishnamurthy, P. K., Rajagopal, I. &amp; Peralta Solares, A. Can agroforestry systems thrive in the drylands? Characteristics of successful agroforestry systems in the arid and semi-arid regions of Latin America. </w:t>
      </w:r>
      <w:r w:rsidRPr="00887F75">
        <w:rPr>
          <w:i/>
        </w:rPr>
        <w:t>Agroforestry Systems</w:t>
      </w:r>
      <w:r w:rsidRPr="00887F75">
        <w:t xml:space="preserve"> </w:t>
      </w:r>
      <w:r w:rsidRPr="00887F75">
        <w:rPr>
          <w:b/>
        </w:rPr>
        <w:t>93</w:t>
      </w:r>
      <w:r w:rsidRPr="00887F75">
        <w:t xml:space="preserve">, 503-513 (2019). </w:t>
      </w:r>
    </w:p>
    <w:p w14:paraId="598A08A0" w14:textId="77777777" w:rsidR="00887F75" w:rsidRPr="00887F75" w:rsidRDefault="00887F75" w:rsidP="00887F75">
      <w:pPr>
        <w:pStyle w:val="EndNoteBibliography"/>
        <w:spacing w:after="0"/>
        <w:ind w:left="720" w:hanging="720"/>
      </w:pPr>
      <w:r w:rsidRPr="00887F75">
        <w:t>83</w:t>
      </w:r>
      <w:r w:rsidRPr="00887F75">
        <w:tab/>
        <w:t xml:space="preserve">Khan, M. T., Aleinikovienė, J. &amp; Butkevičienė, L.-M. Innovative organic fertilizers and cover crops: Perspectives for sustainable agriculture in the Era of climate change and organic agriculture. </w:t>
      </w:r>
      <w:r w:rsidRPr="00887F75">
        <w:rPr>
          <w:i/>
        </w:rPr>
        <w:t>Agronomy</w:t>
      </w:r>
      <w:r w:rsidRPr="00887F75">
        <w:t xml:space="preserve"> </w:t>
      </w:r>
      <w:r w:rsidRPr="00887F75">
        <w:rPr>
          <w:b/>
        </w:rPr>
        <w:t>14</w:t>
      </w:r>
      <w:r w:rsidRPr="00887F75">
        <w:t xml:space="preserve">, 2871 (2024). </w:t>
      </w:r>
    </w:p>
    <w:p w14:paraId="13A784E6" w14:textId="77777777" w:rsidR="00887F75" w:rsidRPr="00887F75" w:rsidRDefault="00887F75" w:rsidP="00887F75">
      <w:pPr>
        <w:pStyle w:val="EndNoteBibliography"/>
        <w:spacing w:after="0"/>
        <w:ind w:left="720" w:hanging="720"/>
      </w:pPr>
      <w:r w:rsidRPr="00887F75">
        <w:t>84</w:t>
      </w:r>
      <w:r w:rsidRPr="00887F75">
        <w:tab/>
        <w:t>Phillips, I.</w:t>
      </w:r>
      <w:r w:rsidRPr="00887F75">
        <w:rPr>
          <w:i/>
        </w:rPr>
        <w:t xml:space="preserve"> et al.</w:t>
      </w:r>
      <w:r w:rsidRPr="00887F75">
        <w:t xml:space="preserve"> Combination of inorganic nitrogen and organic soil amendment improves nitrogen use efficiency while reducing nitrogen runoff. </w:t>
      </w:r>
      <w:r w:rsidRPr="00887F75">
        <w:rPr>
          <w:i/>
        </w:rPr>
        <w:t>Nitrogen</w:t>
      </w:r>
      <w:r w:rsidRPr="00887F75">
        <w:t xml:space="preserve"> </w:t>
      </w:r>
      <w:r w:rsidRPr="00887F75">
        <w:rPr>
          <w:b/>
        </w:rPr>
        <w:t>3</w:t>
      </w:r>
      <w:r w:rsidRPr="00887F75">
        <w:t xml:space="preserve">, 4 (2022). </w:t>
      </w:r>
    </w:p>
    <w:p w14:paraId="129E86CE" w14:textId="77777777" w:rsidR="00887F75" w:rsidRPr="00887F75" w:rsidRDefault="00887F75" w:rsidP="00887F75">
      <w:pPr>
        <w:pStyle w:val="EndNoteBibliography"/>
        <w:spacing w:after="0"/>
        <w:ind w:left="720" w:hanging="720"/>
      </w:pPr>
      <w:r w:rsidRPr="00887F75">
        <w:t>85</w:t>
      </w:r>
      <w:r w:rsidRPr="00887F75">
        <w:tab/>
        <w:t xml:space="preserve">Lori, M., Symnaczik, S., Mäder, P., De Deyn, G. &amp; Gattinger, A. Organic farming enhances soil microbial abundance and activity—A meta-analysis and meta-regression. </w:t>
      </w:r>
      <w:r w:rsidRPr="00887F75">
        <w:rPr>
          <w:i/>
        </w:rPr>
        <w:t>PloS one</w:t>
      </w:r>
      <w:r w:rsidRPr="00887F75">
        <w:t xml:space="preserve"> </w:t>
      </w:r>
      <w:r w:rsidRPr="00887F75">
        <w:rPr>
          <w:b/>
        </w:rPr>
        <w:t>12</w:t>
      </w:r>
      <w:r w:rsidRPr="00887F75">
        <w:t xml:space="preserve">, e0180442 (2017). </w:t>
      </w:r>
    </w:p>
    <w:p w14:paraId="07F0E872" w14:textId="77777777" w:rsidR="00887F75" w:rsidRPr="00887F75" w:rsidRDefault="00887F75" w:rsidP="00887F75">
      <w:pPr>
        <w:pStyle w:val="EndNoteBibliography"/>
        <w:spacing w:after="0"/>
        <w:ind w:left="720" w:hanging="720"/>
      </w:pPr>
      <w:r w:rsidRPr="00887F75">
        <w:t>86</w:t>
      </w:r>
      <w:r w:rsidRPr="00887F75">
        <w:tab/>
        <w:t xml:space="preserve">Teasdale, J. R. &amp; Mohler, C. L. The quantitative relationship between weed emergence and the physical properties of mulches. </w:t>
      </w:r>
      <w:r w:rsidRPr="00887F75">
        <w:rPr>
          <w:i/>
        </w:rPr>
        <w:t>Weed Science</w:t>
      </w:r>
      <w:r w:rsidRPr="00887F75">
        <w:t xml:space="preserve"> </w:t>
      </w:r>
      <w:r w:rsidRPr="00887F75">
        <w:rPr>
          <w:b/>
        </w:rPr>
        <w:t>48</w:t>
      </w:r>
      <w:r w:rsidRPr="00887F75">
        <w:t xml:space="preserve">, 385-392 (2000). </w:t>
      </w:r>
    </w:p>
    <w:p w14:paraId="492E3E9A" w14:textId="77777777" w:rsidR="00887F75" w:rsidRPr="00887F75" w:rsidRDefault="00887F75" w:rsidP="00887F75">
      <w:pPr>
        <w:pStyle w:val="EndNoteBibliography"/>
        <w:spacing w:after="0"/>
        <w:ind w:left="720" w:hanging="720"/>
      </w:pPr>
      <w:r w:rsidRPr="00887F75">
        <w:t>87</w:t>
      </w:r>
      <w:r w:rsidRPr="00887F75">
        <w:tab/>
        <w:t>Kuyah, S.</w:t>
      </w:r>
      <w:r w:rsidRPr="00887F75">
        <w:rPr>
          <w:i/>
        </w:rPr>
        <w:t xml:space="preserve"> et al.</w:t>
      </w:r>
      <w:r w:rsidRPr="00887F75">
        <w:t xml:space="preserve"> Agroforestry delivers a win-win solution for ecosystem services in sub-Saharan Africa. A meta-analysis. </w:t>
      </w:r>
      <w:r w:rsidRPr="00887F75">
        <w:rPr>
          <w:i/>
        </w:rPr>
        <w:t>Agronomy for Sustainable Development</w:t>
      </w:r>
      <w:r w:rsidRPr="00887F75">
        <w:t xml:space="preserve"> </w:t>
      </w:r>
      <w:r w:rsidRPr="00887F75">
        <w:rPr>
          <w:b/>
        </w:rPr>
        <w:t>39</w:t>
      </w:r>
      <w:r w:rsidRPr="00887F75">
        <w:t xml:space="preserve">, 1-18 (2019). </w:t>
      </w:r>
    </w:p>
    <w:p w14:paraId="0E8AB328" w14:textId="77777777" w:rsidR="00887F75" w:rsidRPr="00887F75" w:rsidRDefault="00887F75" w:rsidP="00887F75">
      <w:pPr>
        <w:pStyle w:val="EndNoteBibliography"/>
        <w:spacing w:after="0"/>
        <w:ind w:left="720" w:hanging="720"/>
      </w:pPr>
      <w:r w:rsidRPr="00887F75">
        <w:t>88</w:t>
      </w:r>
      <w:r w:rsidRPr="00887F75">
        <w:tab/>
        <w:t>IPCC. Climate Change 2021: The Physical Science Basis. Contribution of Working Group I to the Sixth Assessment Report of the Intergovernmental Panel on Climate Change. (Cambridge University Press, Cambridge, United Kingdom and New York, NY, USA, In press,, 2021).</w:t>
      </w:r>
    </w:p>
    <w:p w14:paraId="18ACCCBC" w14:textId="77777777" w:rsidR="00887F75" w:rsidRPr="00887F75" w:rsidRDefault="00887F75" w:rsidP="00887F75">
      <w:pPr>
        <w:pStyle w:val="EndNoteBibliography"/>
        <w:spacing w:after="0"/>
        <w:ind w:left="720" w:hanging="720"/>
      </w:pPr>
      <w:r w:rsidRPr="00887F75">
        <w:t>89</w:t>
      </w:r>
      <w:r w:rsidRPr="00887F75">
        <w:tab/>
        <w:t>Sun, J.</w:t>
      </w:r>
      <w:r w:rsidRPr="00887F75">
        <w:rPr>
          <w:i/>
        </w:rPr>
        <w:t xml:space="preserve"> et al.</w:t>
      </w:r>
      <w:r w:rsidRPr="00887F75">
        <w:t xml:space="preserve"> Regionally adapted conservation tillage reduces the risk of crop yield losses: A global meta-analysis. </w:t>
      </w:r>
      <w:r w:rsidRPr="00887F75">
        <w:rPr>
          <w:i/>
        </w:rPr>
        <w:t>Soil and Tillage Research</w:t>
      </w:r>
      <w:r w:rsidRPr="00887F75">
        <w:t xml:space="preserve"> </w:t>
      </w:r>
      <w:r w:rsidRPr="00887F75">
        <w:rPr>
          <w:b/>
        </w:rPr>
        <w:t>244</w:t>
      </w:r>
      <w:r w:rsidRPr="00887F75">
        <w:t xml:space="preserve">, 106265 (2024). </w:t>
      </w:r>
    </w:p>
    <w:p w14:paraId="59741C8D" w14:textId="77777777" w:rsidR="00887F75" w:rsidRPr="00887F75" w:rsidRDefault="00887F75" w:rsidP="00887F75">
      <w:pPr>
        <w:pStyle w:val="EndNoteBibliography"/>
        <w:spacing w:after="0"/>
        <w:ind w:left="720" w:hanging="720"/>
      </w:pPr>
      <w:r w:rsidRPr="00887F75">
        <w:lastRenderedPageBreak/>
        <w:t>90</w:t>
      </w:r>
      <w:r w:rsidRPr="00887F75">
        <w:tab/>
        <w:t>Vendig, I.</w:t>
      </w:r>
      <w:r w:rsidRPr="00887F75">
        <w:rPr>
          <w:i/>
        </w:rPr>
        <w:t xml:space="preserve"> et al.</w:t>
      </w:r>
      <w:r w:rsidRPr="00887F75">
        <w:t xml:space="preserve"> Quantifying direct yield benefits of soil carbon increases from cover cropping. </w:t>
      </w:r>
      <w:r w:rsidRPr="00887F75">
        <w:rPr>
          <w:i/>
        </w:rPr>
        <w:t>Nature Sustainability</w:t>
      </w:r>
      <w:r w:rsidRPr="00887F75">
        <w:t xml:space="preserve"> </w:t>
      </w:r>
      <w:r w:rsidRPr="00887F75">
        <w:rPr>
          <w:b/>
        </w:rPr>
        <w:t>6</w:t>
      </w:r>
      <w:r w:rsidRPr="00887F75">
        <w:t xml:space="preserve">, 1125-1134 (2023). </w:t>
      </w:r>
    </w:p>
    <w:p w14:paraId="055F337D" w14:textId="77777777" w:rsidR="00887F75" w:rsidRPr="00887F75" w:rsidRDefault="00887F75" w:rsidP="00887F75">
      <w:pPr>
        <w:pStyle w:val="EndNoteBibliography"/>
        <w:spacing w:after="0"/>
        <w:ind w:left="720" w:hanging="720"/>
      </w:pPr>
      <w:r w:rsidRPr="00887F75">
        <w:t>91</w:t>
      </w:r>
      <w:r w:rsidRPr="00887F75">
        <w:tab/>
        <w:t xml:space="preserve">Blanco-Canqui, H. &amp; Lal, R. Crop residue removal impacts on soil productivity and environmental quality. </w:t>
      </w:r>
      <w:r w:rsidRPr="00887F75">
        <w:rPr>
          <w:i/>
        </w:rPr>
        <w:t>Critical reviews in plant science</w:t>
      </w:r>
      <w:r w:rsidRPr="00887F75">
        <w:t xml:space="preserve"> </w:t>
      </w:r>
      <w:r w:rsidRPr="00887F75">
        <w:rPr>
          <w:b/>
        </w:rPr>
        <w:t>28</w:t>
      </w:r>
      <w:r w:rsidRPr="00887F75">
        <w:t xml:space="preserve">, 139-163 (2009). </w:t>
      </w:r>
    </w:p>
    <w:p w14:paraId="2D1A59BA" w14:textId="77777777" w:rsidR="00887F75" w:rsidRPr="00887F75" w:rsidRDefault="00887F75" w:rsidP="00887F75">
      <w:pPr>
        <w:pStyle w:val="EndNoteBibliography"/>
        <w:spacing w:after="0"/>
        <w:ind w:left="720" w:hanging="720"/>
      </w:pPr>
      <w:r w:rsidRPr="00887F75">
        <w:t>92</w:t>
      </w:r>
      <w:r w:rsidRPr="00887F75">
        <w:tab/>
        <w:t>Solangi, F.</w:t>
      </w:r>
      <w:r w:rsidRPr="00887F75">
        <w:rPr>
          <w:i/>
        </w:rPr>
        <w:t xml:space="preserve"> et al.</w:t>
      </w:r>
      <w:r w:rsidRPr="00887F75">
        <w:t xml:space="preserve"> Responses of soil enzymatic activities and microbial biomass phosphorus to improve nutrient accumulation abilities in leguminous species. </w:t>
      </w:r>
      <w:r w:rsidRPr="00887F75">
        <w:rPr>
          <w:i/>
        </w:rPr>
        <w:t>Scientific Reports</w:t>
      </w:r>
      <w:r w:rsidRPr="00887F75">
        <w:t xml:space="preserve"> </w:t>
      </w:r>
      <w:r w:rsidRPr="00887F75">
        <w:rPr>
          <w:b/>
        </w:rPr>
        <w:t>14</w:t>
      </w:r>
      <w:r w:rsidRPr="00887F75">
        <w:t xml:space="preserve">, 11139 (2024). </w:t>
      </w:r>
    </w:p>
    <w:p w14:paraId="08808EA5" w14:textId="77777777" w:rsidR="00887F75" w:rsidRPr="00887F75" w:rsidRDefault="00887F75" w:rsidP="00887F75">
      <w:pPr>
        <w:pStyle w:val="EndNoteBibliography"/>
        <w:spacing w:after="0"/>
        <w:ind w:left="720" w:hanging="720"/>
      </w:pPr>
      <w:r w:rsidRPr="00887F75">
        <w:t>93</w:t>
      </w:r>
      <w:r w:rsidRPr="00887F75">
        <w:tab/>
        <w:t>Hu, N.</w:t>
      </w:r>
      <w:r w:rsidRPr="00887F75">
        <w:rPr>
          <w:i/>
        </w:rPr>
        <w:t xml:space="preserve"> et al.</w:t>
      </w:r>
      <w:r w:rsidRPr="00887F75">
        <w:t xml:space="preserve"> Increasing phosphorus limitation with tree age in tropical forests. </w:t>
      </w:r>
      <w:r w:rsidRPr="00887F75">
        <w:rPr>
          <w:i/>
        </w:rPr>
        <w:t>Plant and Soil</w:t>
      </w:r>
      <w:r w:rsidRPr="00887F75">
        <w:t xml:space="preserve">, 1-13 (2025). </w:t>
      </w:r>
    </w:p>
    <w:p w14:paraId="24E9E391" w14:textId="77777777" w:rsidR="00887F75" w:rsidRPr="00887F75" w:rsidRDefault="00887F75" w:rsidP="00887F75">
      <w:pPr>
        <w:pStyle w:val="EndNoteBibliography"/>
        <w:spacing w:after="0"/>
        <w:ind w:left="720" w:hanging="720"/>
      </w:pPr>
      <w:r w:rsidRPr="00887F75">
        <w:t>94</w:t>
      </w:r>
      <w:r w:rsidRPr="00887F75">
        <w:tab/>
        <w:t xml:space="preserve">Clausing, S. &amp; Polle, A. Mycorrhizal phosphorus efficiencies and microbial competition drive root P uptake. </w:t>
      </w:r>
      <w:r w:rsidRPr="00887F75">
        <w:rPr>
          <w:i/>
        </w:rPr>
        <w:t>Frontiers in Forests and Global Change</w:t>
      </w:r>
      <w:r w:rsidRPr="00887F75">
        <w:t xml:space="preserve"> </w:t>
      </w:r>
      <w:r w:rsidRPr="00887F75">
        <w:rPr>
          <w:b/>
        </w:rPr>
        <w:t>3</w:t>
      </w:r>
      <w:r w:rsidRPr="00887F75">
        <w:t xml:space="preserve">, 54 (2020). </w:t>
      </w:r>
    </w:p>
    <w:p w14:paraId="1B983303" w14:textId="77777777" w:rsidR="00887F75" w:rsidRPr="00887F75" w:rsidRDefault="00887F75" w:rsidP="00887F75">
      <w:pPr>
        <w:pStyle w:val="EndNoteBibliography"/>
        <w:spacing w:after="0"/>
        <w:ind w:left="720" w:hanging="720"/>
      </w:pPr>
      <w:r w:rsidRPr="00887F75">
        <w:t>95</w:t>
      </w:r>
      <w:r w:rsidRPr="00887F75">
        <w:tab/>
        <w:t xml:space="preserve">Jansa, J., Finlay, R., Wallander, H., Smith, F. A. &amp; Smith, S. E. in </w:t>
      </w:r>
      <w:r w:rsidRPr="00887F75">
        <w:rPr>
          <w:i/>
        </w:rPr>
        <w:t>Phosphorus in action: biological processes in soil phosphorus cycling</w:t>
      </w:r>
      <w:r w:rsidRPr="00887F75">
        <w:t xml:space="preserve">     137-168 (Springer, 2010).</w:t>
      </w:r>
    </w:p>
    <w:p w14:paraId="7724ABD0" w14:textId="77777777" w:rsidR="00887F75" w:rsidRPr="00887F75" w:rsidRDefault="00887F75" w:rsidP="00887F75">
      <w:pPr>
        <w:pStyle w:val="EndNoteBibliography"/>
        <w:spacing w:after="0"/>
        <w:ind w:left="720" w:hanging="720"/>
      </w:pPr>
      <w:r w:rsidRPr="00057258">
        <w:rPr>
          <w:lang w:val="fr-FR"/>
        </w:rPr>
        <w:t>96</w:t>
      </w:r>
      <w:r w:rsidRPr="00057258">
        <w:rPr>
          <w:lang w:val="fr-FR"/>
        </w:rPr>
        <w:tab/>
        <w:t xml:space="preserve">Gao, J., Bai, Y., Cui, H. &amp; Zhang, Y.     </w:t>
      </w:r>
      <w:r w:rsidRPr="00887F75">
        <w:t>(2020).</w:t>
      </w:r>
    </w:p>
    <w:p w14:paraId="6329287F" w14:textId="77777777" w:rsidR="00887F75" w:rsidRPr="00887F75" w:rsidRDefault="00887F75" w:rsidP="00887F75">
      <w:pPr>
        <w:pStyle w:val="EndNoteBibliography"/>
        <w:spacing w:after="0"/>
        <w:ind w:left="720" w:hanging="720"/>
      </w:pPr>
      <w:r w:rsidRPr="00887F75">
        <w:t>97</w:t>
      </w:r>
      <w:r w:rsidRPr="00887F75">
        <w:tab/>
        <w:t xml:space="preserve">Kumhã, J. &amp; Kroulãk, M. The impact of topography on soil properties and yield and the effects of weather conditions.  (2011). </w:t>
      </w:r>
    </w:p>
    <w:p w14:paraId="493E93E3" w14:textId="77777777" w:rsidR="00887F75" w:rsidRPr="00887F75" w:rsidRDefault="00887F75" w:rsidP="00887F75">
      <w:pPr>
        <w:pStyle w:val="EndNoteBibliography"/>
        <w:spacing w:after="0"/>
        <w:ind w:left="720" w:hanging="720"/>
      </w:pPr>
      <w:r w:rsidRPr="00887F75">
        <w:t>98</w:t>
      </w:r>
      <w:r w:rsidRPr="00887F75">
        <w:tab/>
        <w:t>Fahad, S.</w:t>
      </w:r>
      <w:r w:rsidRPr="00887F75">
        <w:rPr>
          <w:i/>
        </w:rPr>
        <w:t xml:space="preserve"> et al.</w:t>
      </w:r>
      <w:r w:rsidRPr="00887F75">
        <w:t xml:space="preserve"> Agroforestry systems for soil health improvement and maintenance. </w:t>
      </w:r>
      <w:r w:rsidRPr="00887F75">
        <w:rPr>
          <w:i/>
        </w:rPr>
        <w:t>Sustainability</w:t>
      </w:r>
      <w:r w:rsidRPr="00887F75">
        <w:t xml:space="preserve"> </w:t>
      </w:r>
      <w:r w:rsidRPr="00887F75">
        <w:rPr>
          <w:b/>
        </w:rPr>
        <w:t>14</w:t>
      </w:r>
      <w:r w:rsidRPr="00887F75">
        <w:t xml:space="preserve">, 14877 (2022). </w:t>
      </w:r>
    </w:p>
    <w:p w14:paraId="1C67FCDD" w14:textId="77777777" w:rsidR="00887F75" w:rsidRPr="00887F75" w:rsidRDefault="00887F75" w:rsidP="00887F75">
      <w:pPr>
        <w:pStyle w:val="EndNoteBibliography"/>
        <w:spacing w:after="0"/>
        <w:ind w:left="720" w:hanging="720"/>
      </w:pPr>
      <w:r w:rsidRPr="00887F75">
        <w:t>99</w:t>
      </w:r>
      <w:r w:rsidRPr="00887F75">
        <w:tab/>
        <w:t>Ngaba, M. J. Y.</w:t>
      </w:r>
      <w:r w:rsidRPr="00887F75">
        <w:rPr>
          <w:i/>
        </w:rPr>
        <w:t xml:space="preserve"> et al.</w:t>
      </w:r>
      <w:r w:rsidRPr="00887F75">
        <w:t xml:space="preserve"> Meta-analysis unveils differential effects of agroforestry on soil properties in different zonobiomes. </w:t>
      </w:r>
      <w:r w:rsidRPr="00887F75">
        <w:rPr>
          <w:i/>
        </w:rPr>
        <w:t>Plant and Soil</w:t>
      </w:r>
      <w:r w:rsidRPr="00887F75">
        <w:t xml:space="preserve"> </w:t>
      </w:r>
      <w:r w:rsidRPr="00887F75">
        <w:rPr>
          <w:b/>
        </w:rPr>
        <w:t>496</w:t>
      </w:r>
      <w:r w:rsidRPr="00887F75">
        <w:t xml:space="preserve">, 589-607 (2024). </w:t>
      </w:r>
    </w:p>
    <w:p w14:paraId="66210CF5" w14:textId="77777777" w:rsidR="00887F75" w:rsidRPr="00887F75" w:rsidRDefault="00887F75" w:rsidP="00887F75">
      <w:pPr>
        <w:pStyle w:val="EndNoteBibliography"/>
        <w:spacing w:after="0"/>
        <w:ind w:left="720" w:hanging="720"/>
      </w:pPr>
      <w:r w:rsidRPr="00887F75">
        <w:t>100</w:t>
      </w:r>
      <w:r w:rsidRPr="00887F75">
        <w:tab/>
        <w:t>Futerman, S. I.</w:t>
      </w:r>
      <w:r w:rsidRPr="00887F75">
        <w:rPr>
          <w:i/>
        </w:rPr>
        <w:t xml:space="preserve"> et al.</w:t>
      </w:r>
      <w:r w:rsidRPr="00887F75">
        <w:t xml:space="preserve"> Assessing field-scale rill erosion mitigation by cover crops in arable land using drone image analysis. </w:t>
      </w:r>
      <w:r w:rsidRPr="00887F75">
        <w:rPr>
          <w:i/>
        </w:rPr>
        <w:t>Soil and Tillage Research</w:t>
      </w:r>
      <w:r w:rsidRPr="00887F75">
        <w:t xml:space="preserve"> </w:t>
      </w:r>
      <w:r w:rsidRPr="00887F75">
        <w:rPr>
          <w:b/>
        </w:rPr>
        <w:t>246</w:t>
      </w:r>
      <w:r w:rsidRPr="00887F75">
        <w:t xml:space="preserve">, 106341 (2025). </w:t>
      </w:r>
    </w:p>
    <w:p w14:paraId="59E6E447" w14:textId="77777777" w:rsidR="00887F75" w:rsidRPr="00887F75" w:rsidRDefault="00887F75" w:rsidP="00887F75">
      <w:pPr>
        <w:pStyle w:val="EndNoteBibliography"/>
        <w:spacing w:after="0"/>
        <w:ind w:left="720" w:hanging="720"/>
      </w:pPr>
      <w:r w:rsidRPr="00887F75">
        <w:t>101</w:t>
      </w:r>
      <w:r w:rsidRPr="00887F75">
        <w:tab/>
        <w:t xml:space="preserve">Barbosa, E. A., Paula, A. L. d., Santos, É. L. d., Barbosa, F. T. &amp; Giarola, N. F. Use of Agricultural Terraces to Control Water Loss on Slopes Cultivated with Grains Under a No-TillAGE System. </w:t>
      </w:r>
      <w:r w:rsidRPr="00887F75">
        <w:rPr>
          <w:i/>
        </w:rPr>
        <w:t>Engenharia Agrícola</w:t>
      </w:r>
      <w:r w:rsidRPr="00887F75">
        <w:t xml:space="preserve"> </w:t>
      </w:r>
      <w:r w:rsidRPr="00887F75">
        <w:rPr>
          <w:b/>
        </w:rPr>
        <w:t>45</w:t>
      </w:r>
      <w:r w:rsidRPr="00887F75">
        <w:t xml:space="preserve">, e20240186 (2025). </w:t>
      </w:r>
    </w:p>
    <w:p w14:paraId="17710A2F" w14:textId="77777777" w:rsidR="00887F75" w:rsidRPr="00887F75" w:rsidRDefault="00887F75" w:rsidP="00887F75">
      <w:pPr>
        <w:pStyle w:val="EndNoteBibliography"/>
        <w:spacing w:after="0"/>
        <w:ind w:left="720" w:hanging="720"/>
      </w:pPr>
      <w:r w:rsidRPr="00887F75">
        <w:t>102</w:t>
      </w:r>
      <w:r w:rsidRPr="00887F75">
        <w:tab/>
        <w:t>Wang, G.</w:t>
      </w:r>
      <w:r w:rsidRPr="00887F75">
        <w:rPr>
          <w:i/>
        </w:rPr>
        <w:t xml:space="preserve"> et al.</w:t>
      </w:r>
      <w:r w:rsidRPr="00887F75">
        <w:t xml:space="preserve"> Effect of Terracing on Soil Moisture of Slope Farmland in Northeast China’s Black Soil Region. </w:t>
      </w:r>
      <w:r w:rsidRPr="00887F75">
        <w:rPr>
          <w:i/>
        </w:rPr>
        <w:t>Agriculture</w:t>
      </w:r>
      <w:r w:rsidRPr="00887F75">
        <w:t xml:space="preserve"> </w:t>
      </w:r>
      <w:r w:rsidRPr="00887F75">
        <w:rPr>
          <w:b/>
        </w:rPr>
        <w:t>13</w:t>
      </w:r>
      <w:r w:rsidRPr="00887F75">
        <w:t xml:space="preserve">, 1876 (2023). </w:t>
      </w:r>
    </w:p>
    <w:p w14:paraId="3AE0D8AC" w14:textId="77777777" w:rsidR="00887F75" w:rsidRPr="00887F75" w:rsidRDefault="00887F75" w:rsidP="00887F75">
      <w:pPr>
        <w:pStyle w:val="EndNoteBibliography"/>
        <w:spacing w:after="0"/>
        <w:ind w:left="720" w:hanging="720"/>
      </w:pPr>
      <w:r w:rsidRPr="00887F75">
        <w:t>103</w:t>
      </w:r>
      <w:r w:rsidRPr="00887F75">
        <w:tab/>
        <w:t>Corbeels, M.</w:t>
      </w:r>
      <w:r w:rsidRPr="00887F75">
        <w:rPr>
          <w:i/>
        </w:rPr>
        <w:t xml:space="preserve"> et al.</w:t>
      </w:r>
      <w:r w:rsidRPr="00887F75">
        <w:t xml:space="preserve"> Understanding the impact and adoption of conservation agriculture in Africa: A multi-scale analysis. </w:t>
      </w:r>
      <w:r w:rsidRPr="00887F75">
        <w:rPr>
          <w:i/>
        </w:rPr>
        <w:t>Agriculture, Ecosystems &amp; Environment</w:t>
      </w:r>
      <w:r w:rsidRPr="00887F75">
        <w:t xml:space="preserve"> </w:t>
      </w:r>
      <w:r w:rsidRPr="00887F75">
        <w:rPr>
          <w:b/>
        </w:rPr>
        <w:t>187</w:t>
      </w:r>
      <w:r w:rsidRPr="00887F75">
        <w:t xml:space="preserve">, 155-170 (2014). </w:t>
      </w:r>
    </w:p>
    <w:p w14:paraId="26038C77" w14:textId="77777777" w:rsidR="00887F75" w:rsidRPr="00887F75" w:rsidRDefault="00887F75" w:rsidP="00887F75">
      <w:pPr>
        <w:pStyle w:val="EndNoteBibliography"/>
        <w:spacing w:after="0"/>
        <w:ind w:left="720" w:hanging="720"/>
      </w:pPr>
      <w:r w:rsidRPr="00887F75">
        <w:t>104</w:t>
      </w:r>
      <w:r w:rsidRPr="00887F75">
        <w:tab/>
        <w:t>Veresoglou, S. D.</w:t>
      </w:r>
      <w:r w:rsidRPr="00887F75">
        <w:rPr>
          <w:i/>
        </w:rPr>
        <w:t xml:space="preserve"> et al.</w:t>
      </w:r>
      <w:r w:rsidRPr="00887F75">
        <w:t xml:space="preserve"> No tillage outperforms conventional tillage under arid conditions and following fertilization. </w:t>
      </w:r>
      <w:r w:rsidRPr="00887F75">
        <w:rPr>
          <w:i/>
        </w:rPr>
        <w:t>Soil Ecology Letters</w:t>
      </w:r>
      <w:r w:rsidRPr="00887F75">
        <w:t xml:space="preserve"> </w:t>
      </w:r>
      <w:r w:rsidRPr="00887F75">
        <w:rPr>
          <w:b/>
        </w:rPr>
        <w:t>5</w:t>
      </w:r>
      <w:r w:rsidRPr="00887F75">
        <w:t xml:space="preserve">, 137-141 (2023). </w:t>
      </w:r>
    </w:p>
    <w:p w14:paraId="6BDB9FA9" w14:textId="77777777" w:rsidR="00887F75" w:rsidRPr="00887F75" w:rsidRDefault="00887F75" w:rsidP="00887F75">
      <w:pPr>
        <w:pStyle w:val="EndNoteBibliography"/>
        <w:spacing w:after="0"/>
        <w:ind w:left="720" w:hanging="720"/>
      </w:pPr>
      <w:r w:rsidRPr="00887F75">
        <w:t>105</w:t>
      </w:r>
      <w:r w:rsidRPr="00887F75">
        <w:tab/>
        <w:t xml:space="preserve">Hyatt, J., Wendroth, O., Egli, D. B. &amp; TeKrony, D. M. Soil compaction and soybean seedling emergence. </w:t>
      </w:r>
      <w:r w:rsidRPr="00887F75">
        <w:rPr>
          <w:i/>
        </w:rPr>
        <w:t>Crop Science</w:t>
      </w:r>
      <w:r w:rsidRPr="00887F75">
        <w:t xml:space="preserve"> </w:t>
      </w:r>
      <w:r w:rsidRPr="00887F75">
        <w:rPr>
          <w:b/>
        </w:rPr>
        <w:t>47</w:t>
      </w:r>
      <w:r w:rsidRPr="00887F75">
        <w:t xml:space="preserve">, 2495-2503 (2007). </w:t>
      </w:r>
    </w:p>
    <w:p w14:paraId="5680B4DD" w14:textId="77777777" w:rsidR="00887F75" w:rsidRPr="00887F75" w:rsidRDefault="00887F75" w:rsidP="00887F75">
      <w:pPr>
        <w:pStyle w:val="EndNoteBibliography"/>
        <w:spacing w:after="0"/>
        <w:ind w:left="720" w:hanging="720"/>
      </w:pPr>
      <w:r w:rsidRPr="00887F75">
        <w:t>106</w:t>
      </w:r>
      <w:r w:rsidRPr="00887F75">
        <w:tab/>
        <w:t xml:space="preserve">Suzuki, L. E. A. S., Reinert, D. J., Alves, M. C. &amp; Reichert, J. M. Medium-term no-tillage, additional compaction, and chiseling as affecting clayey subtropical soil physical properties and yield of corn, soybean and wheat crops. </w:t>
      </w:r>
      <w:r w:rsidRPr="00887F75">
        <w:rPr>
          <w:i/>
        </w:rPr>
        <w:t>Sustainability</w:t>
      </w:r>
      <w:r w:rsidRPr="00887F75">
        <w:t xml:space="preserve"> </w:t>
      </w:r>
      <w:r w:rsidRPr="00887F75">
        <w:rPr>
          <w:b/>
        </w:rPr>
        <w:t>14</w:t>
      </w:r>
      <w:r w:rsidRPr="00887F75">
        <w:t xml:space="preserve">, 9717 (2022). </w:t>
      </w:r>
    </w:p>
    <w:p w14:paraId="1ECAE5FC" w14:textId="77777777" w:rsidR="00887F75" w:rsidRPr="00887F75" w:rsidRDefault="00887F75" w:rsidP="00887F75">
      <w:pPr>
        <w:pStyle w:val="EndNoteBibliography"/>
        <w:spacing w:after="0"/>
        <w:ind w:left="720" w:hanging="720"/>
      </w:pPr>
      <w:r w:rsidRPr="00887F75">
        <w:t>107</w:t>
      </w:r>
      <w:r w:rsidRPr="00887F75">
        <w:tab/>
        <w:t xml:space="preserve">Derpsch, R., Friedrich, T., Kassam, A. &amp; Li, H. Current status of adoption of no-till farming in the world and some of its main benefits. </w:t>
      </w:r>
      <w:r w:rsidRPr="00887F75">
        <w:rPr>
          <w:i/>
        </w:rPr>
        <w:t>International journal of agricultural and biological engineering</w:t>
      </w:r>
      <w:r w:rsidRPr="00887F75">
        <w:t xml:space="preserve"> </w:t>
      </w:r>
      <w:r w:rsidRPr="00887F75">
        <w:rPr>
          <w:b/>
        </w:rPr>
        <w:t>3</w:t>
      </w:r>
      <w:r w:rsidRPr="00887F75">
        <w:t xml:space="preserve">, 1-25 (2010). </w:t>
      </w:r>
    </w:p>
    <w:p w14:paraId="19E76664" w14:textId="77777777" w:rsidR="00887F75" w:rsidRPr="00887F75" w:rsidRDefault="00887F75" w:rsidP="00887F75">
      <w:pPr>
        <w:pStyle w:val="EndNoteBibliography"/>
        <w:spacing w:after="0"/>
        <w:ind w:left="720" w:hanging="720"/>
      </w:pPr>
      <w:r w:rsidRPr="00887F75">
        <w:t>108</w:t>
      </w:r>
      <w:r w:rsidRPr="00887F75">
        <w:tab/>
        <w:t xml:space="preserve">Giller, K. E., Witter, E., Corbeels, M. &amp; Tittonell, P. Conservation agriculture and smallholder farming in Africa: the heretics’ view. </w:t>
      </w:r>
      <w:r w:rsidRPr="00887F75">
        <w:rPr>
          <w:i/>
        </w:rPr>
        <w:t>Field crops research</w:t>
      </w:r>
      <w:r w:rsidRPr="00887F75">
        <w:t xml:space="preserve"> </w:t>
      </w:r>
      <w:r w:rsidRPr="00887F75">
        <w:rPr>
          <w:b/>
        </w:rPr>
        <w:t>114</w:t>
      </w:r>
      <w:r w:rsidRPr="00887F75">
        <w:t xml:space="preserve">, 23-34 (2009). </w:t>
      </w:r>
    </w:p>
    <w:p w14:paraId="5781D5E3" w14:textId="77777777" w:rsidR="00887F75" w:rsidRPr="00887F75" w:rsidRDefault="00887F75" w:rsidP="00887F75">
      <w:pPr>
        <w:pStyle w:val="EndNoteBibliography"/>
        <w:spacing w:after="0"/>
        <w:ind w:left="720" w:hanging="720"/>
      </w:pPr>
      <w:r w:rsidRPr="00887F75">
        <w:t>109</w:t>
      </w:r>
      <w:r w:rsidRPr="00887F75">
        <w:tab/>
        <w:t>Giller, K. E.</w:t>
      </w:r>
      <w:r w:rsidRPr="00887F75">
        <w:rPr>
          <w:i/>
        </w:rPr>
        <w:t xml:space="preserve"> et al.</w:t>
      </w:r>
      <w:r w:rsidRPr="00887F75">
        <w:t xml:space="preserve"> Beyond conservation agriculture. </w:t>
      </w:r>
      <w:r w:rsidRPr="00887F75">
        <w:rPr>
          <w:i/>
        </w:rPr>
        <w:t>Frontiers in plant science</w:t>
      </w:r>
      <w:r w:rsidRPr="00887F75">
        <w:t xml:space="preserve"> </w:t>
      </w:r>
      <w:r w:rsidRPr="00887F75">
        <w:rPr>
          <w:b/>
        </w:rPr>
        <w:t>6</w:t>
      </w:r>
      <w:r w:rsidRPr="00887F75">
        <w:t xml:space="preserve">, 870 (2015). </w:t>
      </w:r>
    </w:p>
    <w:p w14:paraId="0E23B436" w14:textId="77777777" w:rsidR="00887F75" w:rsidRPr="00887F75" w:rsidRDefault="00887F75" w:rsidP="00887F75">
      <w:pPr>
        <w:pStyle w:val="EndNoteBibliography"/>
        <w:spacing w:after="0"/>
        <w:ind w:left="720" w:hanging="720"/>
      </w:pPr>
      <w:r w:rsidRPr="00887F75">
        <w:t>110</w:t>
      </w:r>
      <w:r w:rsidRPr="00887F75">
        <w:tab/>
        <w:t>Tian, L.</w:t>
      </w:r>
      <w:r w:rsidRPr="00887F75">
        <w:rPr>
          <w:i/>
        </w:rPr>
        <w:t xml:space="preserve"> et al.</w:t>
      </w:r>
      <w:r w:rsidRPr="00887F75">
        <w:t xml:space="preserve"> Diversified cover crops and no-till enhanced soil total nitrogen and arbuscular mycorrhizal fungi diversity: A case study from the Karst Area of Southwest China. </w:t>
      </w:r>
      <w:r w:rsidRPr="00887F75">
        <w:rPr>
          <w:i/>
        </w:rPr>
        <w:t>Agriculture</w:t>
      </w:r>
      <w:r w:rsidRPr="00887F75">
        <w:t xml:space="preserve"> </w:t>
      </w:r>
      <w:r w:rsidRPr="00887F75">
        <w:rPr>
          <w:b/>
        </w:rPr>
        <w:t>14</w:t>
      </w:r>
      <w:r w:rsidRPr="00887F75">
        <w:t xml:space="preserve">, 1103 (2024). </w:t>
      </w:r>
    </w:p>
    <w:p w14:paraId="37C43B27" w14:textId="77777777" w:rsidR="00887F75" w:rsidRPr="00887F75" w:rsidRDefault="00887F75" w:rsidP="00887F75">
      <w:pPr>
        <w:pStyle w:val="EndNoteBibliography"/>
        <w:spacing w:after="0"/>
        <w:ind w:left="720" w:hanging="720"/>
      </w:pPr>
      <w:r w:rsidRPr="00887F75">
        <w:t>111</w:t>
      </w:r>
      <w:r w:rsidRPr="00887F75">
        <w:tab/>
        <w:t>Besen, M. R.</w:t>
      </w:r>
      <w:r w:rsidRPr="00887F75">
        <w:rPr>
          <w:i/>
        </w:rPr>
        <w:t xml:space="preserve"> et al.</w:t>
      </w:r>
      <w:r w:rsidRPr="00887F75">
        <w:t xml:space="preserve"> Cover cropping associated with no-tillage system promotes soil carbon sequestration and increases crop yield in Southern Brazil. </w:t>
      </w:r>
      <w:r w:rsidRPr="00887F75">
        <w:rPr>
          <w:i/>
        </w:rPr>
        <w:t>Soil and Tillage Research</w:t>
      </w:r>
      <w:r w:rsidRPr="00887F75">
        <w:t xml:space="preserve"> </w:t>
      </w:r>
      <w:r w:rsidRPr="00887F75">
        <w:rPr>
          <w:b/>
        </w:rPr>
        <w:t>242</w:t>
      </w:r>
      <w:r w:rsidRPr="00887F75">
        <w:t xml:space="preserve">, 106162 (2024). </w:t>
      </w:r>
    </w:p>
    <w:p w14:paraId="11706AA7" w14:textId="77777777" w:rsidR="00887F75" w:rsidRPr="00887F75" w:rsidRDefault="00887F75" w:rsidP="00887F75">
      <w:pPr>
        <w:pStyle w:val="EndNoteBibliography"/>
        <w:spacing w:after="0"/>
        <w:ind w:left="720" w:hanging="720"/>
      </w:pPr>
      <w:r w:rsidRPr="00887F75">
        <w:lastRenderedPageBreak/>
        <w:t>112</w:t>
      </w:r>
      <w:r w:rsidRPr="00887F75">
        <w:tab/>
        <w:t xml:space="preserve">Jabro, J. D., Allen, B. L., Rand, T., Dangi, S. R. &amp; Campbell, J. W. Effect of previous crop roots on soil compaction in 2 yr rotations under a no-tillage system. </w:t>
      </w:r>
      <w:r w:rsidRPr="00887F75">
        <w:rPr>
          <w:i/>
        </w:rPr>
        <w:t>Land</w:t>
      </w:r>
      <w:r w:rsidRPr="00887F75">
        <w:t xml:space="preserve"> </w:t>
      </w:r>
      <w:r w:rsidRPr="00887F75">
        <w:rPr>
          <w:b/>
        </w:rPr>
        <w:t>10</w:t>
      </w:r>
      <w:r w:rsidRPr="00887F75">
        <w:t xml:space="preserve">, 202 (2021). </w:t>
      </w:r>
    </w:p>
    <w:p w14:paraId="59FEA58C" w14:textId="77777777" w:rsidR="00887F75" w:rsidRPr="00887F75" w:rsidRDefault="00887F75" w:rsidP="00887F75">
      <w:pPr>
        <w:pStyle w:val="EndNoteBibliography"/>
        <w:spacing w:after="0"/>
        <w:ind w:left="720" w:hanging="720"/>
      </w:pPr>
      <w:r w:rsidRPr="00887F75">
        <w:t>113</w:t>
      </w:r>
      <w:r w:rsidRPr="00887F75">
        <w:tab/>
        <w:t>Leng, V.</w:t>
      </w:r>
      <w:r w:rsidRPr="00887F75">
        <w:rPr>
          <w:i/>
        </w:rPr>
        <w:t xml:space="preserve"> et al.</w:t>
      </w:r>
      <w:r w:rsidRPr="00887F75">
        <w:t xml:space="preserve"> Diachronic assessment of soil organic C and N dynamics under long-term no-till cropping systems in the tropical upland of Cambodia. </w:t>
      </w:r>
      <w:r w:rsidRPr="00887F75">
        <w:rPr>
          <w:i/>
        </w:rPr>
        <w:t>Soil</w:t>
      </w:r>
      <w:r w:rsidRPr="00887F75">
        <w:t xml:space="preserve"> </w:t>
      </w:r>
      <w:r w:rsidRPr="00887F75">
        <w:rPr>
          <w:b/>
        </w:rPr>
        <w:t>10</w:t>
      </w:r>
      <w:r w:rsidRPr="00887F75">
        <w:t xml:space="preserve">, 699-725 (2024). </w:t>
      </w:r>
    </w:p>
    <w:p w14:paraId="24D7A661" w14:textId="77777777" w:rsidR="00887F75" w:rsidRPr="00887F75" w:rsidRDefault="00887F75" w:rsidP="00887F75">
      <w:pPr>
        <w:pStyle w:val="EndNoteBibliography"/>
        <w:spacing w:after="0"/>
        <w:ind w:left="720" w:hanging="720"/>
      </w:pPr>
      <w:r w:rsidRPr="00887F75">
        <w:t>114</w:t>
      </w:r>
      <w:r w:rsidRPr="00887F75">
        <w:tab/>
        <w:t xml:space="preserve">Shackelford, G. E., Kelsey, R. &amp; Dicks, L. V. Effects of cover crops on multiple ecosystem services: Ten meta-analyses of data from arable farmland in California and the Mediterranean. </w:t>
      </w:r>
      <w:r w:rsidRPr="00887F75">
        <w:rPr>
          <w:i/>
        </w:rPr>
        <w:t>Land use policy</w:t>
      </w:r>
      <w:r w:rsidRPr="00887F75">
        <w:t xml:space="preserve"> </w:t>
      </w:r>
      <w:r w:rsidRPr="00887F75">
        <w:rPr>
          <w:b/>
        </w:rPr>
        <w:t>88</w:t>
      </w:r>
      <w:r w:rsidRPr="00887F75">
        <w:t xml:space="preserve">, 104204 (2019). </w:t>
      </w:r>
    </w:p>
    <w:p w14:paraId="04F3494D" w14:textId="77777777" w:rsidR="00887F75" w:rsidRPr="00887F75" w:rsidRDefault="00887F75" w:rsidP="00887F75">
      <w:pPr>
        <w:pStyle w:val="EndNoteBibliography"/>
        <w:spacing w:after="0"/>
        <w:ind w:left="720" w:hanging="720"/>
      </w:pPr>
      <w:r w:rsidRPr="00887F75">
        <w:t>115</w:t>
      </w:r>
      <w:r w:rsidRPr="00887F75">
        <w:tab/>
        <w:t xml:space="preserve">Feliciano, D., Ledo, A., Hillier, J. &amp; Nayak, D. R. Which agroforestry options give the greatest soil and above ground carbon benefits in different world regions? </w:t>
      </w:r>
      <w:r w:rsidRPr="00887F75">
        <w:rPr>
          <w:i/>
        </w:rPr>
        <w:t>Agriculture, Ecosystems &amp; Environment</w:t>
      </w:r>
      <w:r w:rsidRPr="00887F75">
        <w:t xml:space="preserve"> </w:t>
      </w:r>
      <w:r w:rsidRPr="00887F75">
        <w:rPr>
          <w:b/>
        </w:rPr>
        <w:t>254</w:t>
      </w:r>
      <w:r w:rsidRPr="00887F75">
        <w:t xml:space="preserve">, 117-129 (2018). </w:t>
      </w:r>
    </w:p>
    <w:p w14:paraId="6E53861E" w14:textId="77777777" w:rsidR="00887F75" w:rsidRPr="00887F75" w:rsidRDefault="00887F75" w:rsidP="00887F75">
      <w:pPr>
        <w:pStyle w:val="EndNoteBibliography"/>
        <w:spacing w:after="0"/>
        <w:ind w:left="720" w:hanging="720"/>
      </w:pPr>
      <w:r w:rsidRPr="00887F75">
        <w:t>116</w:t>
      </w:r>
      <w:r w:rsidRPr="00887F75">
        <w:tab/>
        <w:t>Nair, P. R.</w:t>
      </w:r>
      <w:r w:rsidRPr="00887F75">
        <w:rPr>
          <w:i/>
        </w:rPr>
        <w:t xml:space="preserve"> et al.</w:t>
      </w:r>
      <w:r w:rsidRPr="00887F75">
        <w:t xml:space="preserve"> Global distribution of agroforestry systems. </w:t>
      </w:r>
      <w:r w:rsidRPr="00887F75">
        <w:rPr>
          <w:i/>
        </w:rPr>
        <w:t>An introduction to agroforestry: four decades of scientific developments</w:t>
      </w:r>
      <w:r w:rsidRPr="00887F75">
        <w:t xml:space="preserve">, 45-58 (2021). </w:t>
      </w:r>
    </w:p>
    <w:p w14:paraId="4850F515" w14:textId="77777777" w:rsidR="00887F75" w:rsidRPr="00887F75" w:rsidRDefault="00887F75" w:rsidP="00887F75">
      <w:pPr>
        <w:pStyle w:val="EndNoteBibliography"/>
        <w:spacing w:after="0"/>
        <w:ind w:left="720" w:hanging="720"/>
      </w:pPr>
      <w:r w:rsidRPr="00887F75">
        <w:t>117</w:t>
      </w:r>
      <w:r w:rsidRPr="00887F75">
        <w:tab/>
        <w:t xml:space="preserve">Sprenkle-Hyppolite, S., Griscom, B., Griffey, V., Munshi, E. &amp; Chapman, M. Maximizing tree carbon in croplands and grazing lands while sustaining yields. </w:t>
      </w:r>
      <w:r w:rsidRPr="00887F75">
        <w:rPr>
          <w:i/>
        </w:rPr>
        <w:t>Carbon Balance and Management</w:t>
      </w:r>
      <w:r w:rsidRPr="00887F75">
        <w:t xml:space="preserve"> </w:t>
      </w:r>
      <w:r w:rsidRPr="00887F75">
        <w:rPr>
          <w:b/>
        </w:rPr>
        <w:t>19</w:t>
      </w:r>
      <w:r w:rsidRPr="00887F75">
        <w:t xml:space="preserve">, 23 (2024). </w:t>
      </w:r>
    </w:p>
    <w:p w14:paraId="2833E204" w14:textId="77777777" w:rsidR="00887F75" w:rsidRPr="00887F75" w:rsidRDefault="00887F75" w:rsidP="00887F75">
      <w:pPr>
        <w:pStyle w:val="EndNoteBibliography"/>
        <w:ind w:left="720" w:hanging="720"/>
      </w:pPr>
      <w:r w:rsidRPr="00887F75">
        <w:t>118</w:t>
      </w:r>
      <w:r w:rsidRPr="00887F75">
        <w:tab/>
        <w:t>Sharma, P.</w:t>
      </w:r>
      <w:r w:rsidRPr="00887F75">
        <w:rPr>
          <w:i/>
        </w:rPr>
        <w:t xml:space="preserve"> et al.</w:t>
      </w:r>
      <w:r w:rsidRPr="00887F75">
        <w:t xml:space="preserve"> The role of cover crops towards sustainable soil health and agriculture—A review paper. </w:t>
      </w:r>
      <w:r w:rsidRPr="00887F75">
        <w:rPr>
          <w:i/>
        </w:rPr>
        <w:t>American Journal of Plant Sciences</w:t>
      </w:r>
      <w:r w:rsidRPr="00887F75">
        <w:t xml:space="preserve"> </w:t>
      </w:r>
      <w:r w:rsidRPr="00887F75">
        <w:rPr>
          <w:b/>
        </w:rPr>
        <w:t>9</w:t>
      </w:r>
      <w:r w:rsidRPr="00887F75">
        <w:t xml:space="preserve">, 1935-1951 (2018). </w:t>
      </w:r>
    </w:p>
    <w:p w14:paraId="173E2145" w14:textId="64D706FC" w:rsidR="007533F1" w:rsidRPr="000847DF" w:rsidRDefault="001C5F19" w:rsidP="007533F1">
      <w:pPr>
        <w:pStyle w:val="NormalWeb"/>
        <w:rPr>
          <w:sz w:val="22"/>
          <w:szCs w:val="22"/>
        </w:rPr>
      </w:pPr>
      <w:r w:rsidRPr="000847DF">
        <w:rPr>
          <w:b/>
          <w:bCs/>
        </w:rPr>
        <w:fldChar w:fldCharType="end"/>
      </w:r>
      <w:r w:rsidR="00D574BA" w:rsidRPr="000847DF">
        <w:rPr>
          <w:b/>
          <w:bCs/>
          <w:sz w:val="22"/>
          <w:szCs w:val="22"/>
        </w:rPr>
        <w:t>S</w:t>
      </w:r>
      <w:r w:rsidR="007533F1" w:rsidRPr="000847DF">
        <w:rPr>
          <w:sz w:val="22"/>
          <w:szCs w:val="22"/>
        </w:rPr>
        <w:t xml:space="preserve">upplementary Table 1: Crop groups  </w:t>
      </w:r>
    </w:p>
    <w:tbl>
      <w:tblPr>
        <w:tblW w:w="9689" w:type="dxa"/>
        <w:tblLook w:val="04A0" w:firstRow="1" w:lastRow="0" w:firstColumn="1" w:lastColumn="0" w:noHBand="0" w:noVBand="1"/>
      </w:tblPr>
      <w:tblGrid>
        <w:gridCol w:w="1701"/>
        <w:gridCol w:w="1418"/>
        <w:gridCol w:w="1485"/>
        <w:gridCol w:w="1445"/>
        <w:gridCol w:w="2015"/>
        <w:gridCol w:w="1625"/>
      </w:tblGrid>
      <w:tr w:rsidR="007533F1" w:rsidRPr="000847DF" w14:paraId="4A5B17AB" w14:textId="77777777" w:rsidTr="00036A03">
        <w:trPr>
          <w:trHeight w:val="300"/>
        </w:trPr>
        <w:tc>
          <w:tcPr>
            <w:tcW w:w="1701" w:type="dxa"/>
            <w:tcBorders>
              <w:top w:val="single" w:sz="4" w:space="0" w:color="auto"/>
              <w:left w:val="nil"/>
              <w:bottom w:val="single" w:sz="4" w:space="0" w:color="auto"/>
              <w:right w:val="nil"/>
            </w:tcBorders>
            <w:noWrap/>
            <w:vAlign w:val="center"/>
            <w:hideMark/>
          </w:tcPr>
          <w:p w14:paraId="458F0F42"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w:t>
            </w:r>
          </w:p>
        </w:tc>
        <w:tc>
          <w:tcPr>
            <w:tcW w:w="1418" w:type="dxa"/>
            <w:tcBorders>
              <w:top w:val="single" w:sz="4" w:space="0" w:color="auto"/>
              <w:left w:val="nil"/>
              <w:bottom w:val="single" w:sz="4" w:space="0" w:color="auto"/>
              <w:right w:val="nil"/>
            </w:tcBorders>
            <w:noWrap/>
            <w:vAlign w:val="center"/>
            <w:hideMark/>
          </w:tcPr>
          <w:p w14:paraId="1C4943DA"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 group</w:t>
            </w:r>
          </w:p>
        </w:tc>
        <w:tc>
          <w:tcPr>
            <w:tcW w:w="1485" w:type="dxa"/>
            <w:tcBorders>
              <w:top w:val="single" w:sz="4" w:space="0" w:color="auto"/>
              <w:left w:val="nil"/>
              <w:bottom w:val="single" w:sz="4" w:space="0" w:color="auto"/>
              <w:right w:val="nil"/>
            </w:tcBorders>
            <w:noWrap/>
            <w:vAlign w:val="center"/>
            <w:hideMark/>
          </w:tcPr>
          <w:p w14:paraId="41BCB2C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w:t>
            </w:r>
          </w:p>
        </w:tc>
        <w:tc>
          <w:tcPr>
            <w:tcW w:w="1445" w:type="dxa"/>
            <w:tcBorders>
              <w:top w:val="single" w:sz="4" w:space="0" w:color="auto"/>
              <w:left w:val="nil"/>
              <w:bottom w:val="single" w:sz="4" w:space="0" w:color="auto"/>
              <w:right w:val="nil"/>
            </w:tcBorders>
            <w:noWrap/>
            <w:vAlign w:val="center"/>
            <w:hideMark/>
          </w:tcPr>
          <w:p w14:paraId="7F223E32"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 group</w:t>
            </w:r>
          </w:p>
        </w:tc>
        <w:tc>
          <w:tcPr>
            <w:tcW w:w="2015" w:type="dxa"/>
            <w:tcBorders>
              <w:top w:val="single" w:sz="4" w:space="0" w:color="auto"/>
              <w:left w:val="nil"/>
              <w:bottom w:val="single" w:sz="4" w:space="0" w:color="auto"/>
              <w:right w:val="nil"/>
            </w:tcBorders>
            <w:noWrap/>
            <w:vAlign w:val="center"/>
            <w:hideMark/>
          </w:tcPr>
          <w:p w14:paraId="5FB90B2F"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w:t>
            </w:r>
          </w:p>
        </w:tc>
        <w:tc>
          <w:tcPr>
            <w:tcW w:w="1625" w:type="dxa"/>
            <w:tcBorders>
              <w:top w:val="single" w:sz="4" w:space="0" w:color="auto"/>
              <w:left w:val="nil"/>
              <w:bottom w:val="single" w:sz="4" w:space="0" w:color="auto"/>
              <w:right w:val="nil"/>
            </w:tcBorders>
            <w:noWrap/>
            <w:vAlign w:val="center"/>
            <w:hideMark/>
          </w:tcPr>
          <w:p w14:paraId="58EEF03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w:t>
            </w:r>
          </w:p>
          <w:p w14:paraId="6181C478"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group</w:t>
            </w:r>
          </w:p>
        </w:tc>
      </w:tr>
      <w:tr w:rsidR="007533F1" w:rsidRPr="000847DF" w14:paraId="460C2C4E" w14:textId="77777777" w:rsidTr="00036A03">
        <w:trPr>
          <w:trHeight w:val="300"/>
        </w:trPr>
        <w:tc>
          <w:tcPr>
            <w:tcW w:w="1701" w:type="dxa"/>
            <w:tcBorders>
              <w:top w:val="nil"/>
              <w:left w:val="nil"/>
              <w:bottom w:val="nil"/>
              <w:right w:val="nil"/>
            </w:tcBorders>
            <w:noWrap/>
            <w:vAlign w:val="bottom"/>
            <w:hideMark/>
          </w:tcPr>
          <w:p w14:paraId="23A7E06D" w14:textId="265FFC73" w:rsidR="007533F1" w:rsidRPr="000847DF" w:rsidRDefault="1746412F">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themeColor="text1"/>
              </w:rPr>
              <w:t>C</w:t>
            </w:r>
            <w:r w:rsidR="007533F1" w:rsidRPr="000847DF">
              <w:rPr>
                <w:rFonts w:ascii="Times New Roman" w:eastAsia="Times New Roman" w:hAnsi="Times New Roman" w:cs="Times New Roman"/>
                <w:color w:val="000000" w:themeColor="text1"/>
              </w:rPr>
              <w:t>orn</w:t>
            </w:r>
          </w:p>
        </w:tc>
        <w:tc>
          <w:tcPr>
            <w:tcW w:w="1418" w:type="dxa"/>
            <w:tcBorders>
              <w:top w:val="nil"/>
              <w:left w:val="nil"/>
              <w:bottom w:val="nil"/>
              <w:right w:val="nil"/>
            </w:tcBorders>
            <w:noWrap/>
            <w:vAlign w:val="bottom"/>
            <w:hideMark/>
          </w:tcPr>
          <w:p w14:paraId="7A597F4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5673A94B"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Cassava</w:t>
            </w:r>
          </w:p>
        </w:tc>
        <w:tc>
          <w:tcPr>
            <w:tcW w:w="1445" w:type="dxa"/>
            <w:tcBorders>
              <w:top w:val="nil"/>
              <w:left w:val="nil"/>
              <w:bottom w:val="nil"/>
              <w:right w:val="nil"/>
            </w:tcBorders>
            <w:noWrap/>
            <w:vAlign w:val="bottom"/>
            <w:hideMark/>
          </w:tcPr>
          <w:p w14:paraId="2E328394"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2EE9CBB"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Onion</w:t>
            </w:r>
          </w:p>
        </w:tc>
        <w:tc>
          <w:tcPr>
            <w:tcW w:w="1625" w:type="dxa"/>
            <w:tcBorders>
              <w:top w:val="nil"/>
              <w:left w:val="nil"/>
              <w:bottom w:val="nil"/>
              <w:right w:val="nil"/>
            </w:tcBorders>
            <w:noWrap/>
            <w:vAlign w:val="bottom"/>
            <w:hideMark/>
          </w:tcPr>
          <w:p w14:paraId="76FF9536"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23FD679" w14:textId="77777777" w:rsidTr="00036A03">
        <w:trPr>
          <w:trHeight w:val="300"/>
        </w:trPr>
        <w:tc>
          <w:tcPr>
            <w:tcW w:w="1701" w:type="dxa"/>
            <w:tcBorders>
              <w:top w:val="nil"/>
              <w:left w:val="nil"/>
              <w:bottom w:val="nil"/>
              <w:right w:val="nil"/>
            </w:tcBorders>
            <w:noWrap/>
            <w:vAlign w:val="bottom"/>
            <w:hideMark/>
          </w:tcPr>
          <w:p w14:paraId="5C0C978F"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Maize</w:t>
            </w:r>
          </w:p>
        </w:tc>
        <w:tc>
          <w:tcPr>
            <w:tcW w:w="1418" w:type="dxa"/>
            <w:tcBorders>
              <w:top w:val="nil"/>
              <w:left w:val="nil"/>
              <w:bottom w:val="nil"/>
              <w:right w:val="nil"/>
            </w:tcBorders>
            <w:noWrap/>
            <w:vAlign w:val="bottom"/>
            <w:hideMark/>
          </w:tcPr>
          <w:p w14:paraId="6A1F200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471C15D7"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Cauliflower</w:t>
            </w:r>
          </w:p>
        </w:tc>
        <w:tc>
          <w:tcPr>
            <w:tcW w:w="1445" w:type="dxa"/>
            <w:tcBorders>
              <w:top w:val="nil"/>
              <w:left w:val="nil"/>
              <w:bottom w:val="nil"/>
              <w:right w:val="nil"/>
            </w:tcBorders>
            <w:noWrap/>
            <w:vAlign w:val="bottom"/>
            <w:hideMark/>
          </w:tcPr>
          <w:p w14:paraId="1B7EB186"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66D220B"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Pea</w:t>
            </w:r>
          </w:p>
        </w:tc>
        <w:tc>
          <w:tcPr>
            <w:tcW w:w="1625" w:type="dxa"/>
            <w:tcBorders>
              <w:top w:val="nil"/>
              <w:left w:val="nil"/>
              <w:bottom w:val="nil"/>
              <w:right w:val="nil"/>
            </w:tcBorders>
            <w:noWrap/>
            <w:vAlign w:val="bottom"/>
            <w:hideMark/>
          </w:tcPr>
          <w:p w14:paraId="03BFDAF7"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2A9D34DF" w14:textId="77777777" w:rsidTr="00036A03">
        <w:trPr>
          <w:trHeight w:val="300"/>
        </w:trPr>
        <w:tc>
          <w:tcPr>
            <w:tcW w:w="1701" w:type="dxa"/>
            <w:tcBorders>
              <w:top w:val="nil"/>
              <w:left w:val="nil"/>
              <w:bottom w:val="nil"/>
              <w:right w:val="nil"/>
            </w:tcBorders>
            <w:noWrap/>
            <w:vAlign w:val="bottom"/>
            <w:hideMark/>
          </w:tcPr>
          <w:p w14:paraId="1613C84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Sweet corn</w:t>
            </w:r>
          </w:p>
        </w:tc>
        <w:tc>
          <w:tcPr>
            <w:tcW w:w="1418" w:type="dxa"/>
            <w:tcBorders>
              <w:top w:val="nil"/>
              <w:left w:val="nil"/>
              <w:bottom w:val="nil"/>
              <w:right w:val="nil"/>
            </w:tcBorders>
            <w:noWrap/>
            <w:vAlign w:val="bottom"/>
            <w:hideMark/>
          </w:tcPr>
          <w:p w14:paraId="0FF65FD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79C6DEF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Celery</w:t>
            </w:r>
          </w:p>
        </w:tc>
        <w:tc>
          <w:tcPr>
            <w:tcW w:w="1445" w:type="dxa"/>
            <w:tcBorders>
              <w:top w:val="nil"/>
              <w:left w:val="nil"/>
              <w:bottom w:val="nil"/>
              <w:right w:val="nil"/>
            </w:tcBorders>
            <w:noWrap/>
            <w:vAlign w:val="bottom"/>
            <w:hideMark/>
          </w:tcPr>
          <w:p w14:paraId="5D63B3B8"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4F2708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Peach</w:t>
            </w:r>
          </w:p>
        </w:tc>
        <w:tc>
          <w:tcPr>
            <w:tcW w:w="1625" w:type="dxa"/>
            <w:tcBorders>
              <w:top w:val="nil"/>
              <w:left w:val="nil"/>
              <w:bottom w:val="nil"/>
              <w:right w:val="nil"/>
            </w:tcBorders>
            <w:noWrap/>
            <w:vAlign w:val="bottom"/>
            <w:hideMark/>
          </w:tcPr>
          <w:p w14:paraId="73D417AD"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63C9C0C" w14:textId="77777777" w:rsidTr="00036A03">
        <w:trPr>
          <w:trHeight w:val="300"/>
        </w:trPr>
        <w:tc>
          <w:tcPr>
            <w:tcW w:w="1701" w:type="dxa"/>
            <w:tcBorders>
              <w:top w:val="nil"/>
              <w:left w:val="nil"/>
              <w:bottom w:val="nil"/>
              <w:right w:val="nil"/>
            </w:tcBorders>
            <w:noWrap/>
            <w:vAlign w:val="bottom"/>
            <w:hideMark/>
          </w:tcPr>
          <w:p w14:paraId="6C020D9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Durum wheat</w:t>
            </w:r>
          </w:p>
        </w:tc>
        <w:tc>
          <w:tcPr>
            <w:tcW w:w="1418" w:type="dxa"/>
            <w:tcBorders>
              <w:top w:val="nil"/>
              <w:left w:val="nil"/>
              <w:bottom w:val="nil"/>
              <w:right w:val="nil"/>
            </w:tcBorders>
            <w:noWrap/>
            <w:vAlign w:val="bottom"/>
            <w:hideMark/>
          </w:tcPr>
          <w:p w14:paraId="25CFB3F2"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2C3701FD"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Chickpea</w:t>
            </w:r>
          </w:p>
        </w:tc>
        <w:tc>
          <w:tcPr>
            <w:tcW w:w="1445" w:type="dxa"/>
            <w:tcBorders>
              <w:top w:val="nil"/>
              <w:left w:val="nil"/>
              <w:bottom w:val="nil"/>
              <w:right w:val="nil"/>
            </w:tcBorders>
            <w:noWrap/>
            <w:vAlign w:val="bottom"/>
            <w:hideMark/>
          </w:tcPr>
          <w:p w14:paraId="55540DCB"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14A1F825"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Pepper</w:t>
            </w:r>
          </w:p>
        </w:tc>
        <w:tc>
          <w:tcPr>
            <w:tcW w:w="1625" w:type="dxa"/>
            <w:tcBorders>
              <w:top w:val="nil"/>
              <w:left w:val="nil"/>
              <w:bottom w:val="nil"/>
              <w:right w:val="nil"/>
            </w:tcBorders>
            <w:noWrap/>
            <w:vAlign w:val="bottom"/>
            <w:hideMark/>
          </w:tcPr>
          <w:p w14:paraId="24B95D4A"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3C4888D9" w14:textId="77777777" w:rsidTr="00036A03">
        <w:trPr>
          <w:trHeight w:val="300"/>
        </w:trPr>
        <w:tc>
          <w:tcPr>
            <w:tcW w:w="1701" w:type="dxa"/>
            <w:tcBorders>
              <w:top w:val="nil"/>
              <w:left w:val="nil"/>
              <w:bottom w:val="nil"/>
              <w:right w:val="nil"/>
            </w:tcBorders>
            <w:noWrap/>
            <w:vAlign w:val="bottom"/>
            <w:hideMark/>
          </w:tcPr>
          <w:p w14:paraId="0E3B7318"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Spelt wheat</w:t>
            </w:r>
          </w:p>
        </w:tc>
        <w:tc>
          <w:tcPr>
            <w:tcW w:w="1418" w:type="dxa"/>
            <w:tcBorders>
              <w:top w:val="nil"/>
              <w:left w:val="nil"/>
              <w:bottom w:val="nil"/>
              <w:right w:val="nil"/>
            </w:tcBorders>
            <w:noWrap/>
            <w:vAlign w:val="bottom"/>
            <w:hideMark/>
          </w:tcPr>
          <w:p w14:paraId="19BB2794"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3BEA13A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Chilli</w:t>
            </w:r>
          </w:p>
        </w:tc>
        <w:tc>
          <w:tcPr>
            <w:tcW w:w="1445" w:type="dxa"/>
            <w:tcBorders>
              <w:top w:val="nil"/>
              <w:left w:val="nil"/>
              <w:bottom w:val="nil"/>
              <w:right w:val="nil"/>
            </w:tcBorders>
            <w:noWrap/>
            <w:vAlign w:val="bottom"/>
            <w:hideMark/>
          </w:tcPr>
          <w:p w14:paraId="1E010B65"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291EE2BB"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Physic nut</w:t>
            </w:r>
          </w:p>
        </w:tc>
        <w:tc>
          <w:tcPr>
            <w:tcW w:w="1625" w:type="dxa"/>
            <w:tcBorders>
              <w:top w:val="nil"/>
              <w:left w:val="nil"/>
              <w:bottom w:val="nil"/>
              <w:right w:val="nil"/>
            </w:tcBorders>
            <w:noWrap/>
            <w:vAlign w:val="bottom"/>
            <w:hideMark/>
          </w:tcPr>
          <w:p w14:paraId="20ECECE3"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073E84BA" w14:textId="77777777" w:rsidTr="00036A03">
        <w:trPr>
          <w:trHeight w:val="300"/>
        </w:trPr>
        <w:tc>
          <w:tcPr>
            <w:tcW w:w="1701" w:type="dxa"/>
            <w:tcBorders>
              <w:top w:val="nil"/>
              <w:left w:val="nil"/>
              <w:bottom w:val="nil"/>
              <w:right w:val="nil"/>
            </w:tcBorders>
            <w:noWrap/>
            <w:vAlign w:val="bottom"/>
            <w:hideMark/>
          </w:tcPr>
          <w:p w14:paraId="45B6B224"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Wheat</w:t>
            </w:r>
          </w:p>
        </w:tc>
        <w:tc>
          <w:tcPr>
            <w:tcW w:w="1418" w:type="dxa"/>
            <w:tcBorders>
              <w:top w:val="nil"/>
              <w:left w:val="nil"/>
              <w:bottom w:val="nil"/>
              <w:right w:val="nil"/>
            </w:tcBorders>
            <w:noWrap/>
            <w:vAlign w:val="bottom"/>
            <w:hideMark/>
          </w:tcPr>
          <w:p w14:paraId="0CDCE998"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11FA2FE2"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Cucumber</w:t>
            </w:r>
          </w:p>
        </w:tc>
        <w:tc>
          <w:tcPr>
            <w:tcW w:w="1445" w:type="dxa"/>
            <w:tcBorders>
              <w:top w:val="nil"/>
              <w:left w:val="nil"/>
              <w:bottom w:val="nil"/>
              <w:right w:val="nil"/>
            </w:tcBorders>
            <w:noWrap/>
            <w:vAlign w:val="bottom"/>
            <w:hideMark/>
          </w:tcPr>
          <w:p w14:paraId="460BA567"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47D53204"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Pigeon pea</w:t>
            </w:r>
          </w:p>
        </w:tc>
        <w:tc>
          <w:tcPr>
            <w:tcW w:w="1625" w:type="dxa"/>
            <w:tcBorders>
              <w:top w:val="nil"/>
              <w:left w:val="nil"/>
              <w:bottom w:val="nil"/>
              <w:right w:val="nil"/>
            </w:tcBorders>
            <w:noWrap/>
            <w:vAlign w:val="bottom"/>
            <w:hideMark/>
          </w:tcPr>
          <w:p w14:paraId="58EC95E0"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57B71AAE" w14:textId="77777777" w:rsidTr="00036A03">
        <w:trPr>
          <w:trHeight w:val="300"/>
        </w:trPr>
        <w:tc>
          <w:tcPr>
            <w:tcW w:w="1701" w:type="dxa"/>
            <w:tcBorders>
              <w:top w:val="nil"/>
              <w:left w:val="nil"/>
              <w:bottom w:val="nil"/>
              <w:right w:val="nil"/>
            </w:tcBorders>
            <w:noWrap/>
            <w:vAlign w:val="bottom"/>
            <w:hideMark/>
          </w:tcPr>
          <w:p w14:paraId="04767897"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Rice</w:t>
            </w:r>
          </w:p>
        </w:tc>
        <w:tc>
          <w:tcPr>
            <w:tcW w:w="1418" w:type="dxa"/>
            <w:tcBorders>
              <w:top w:val="nil"/>
              <w:left w:val="nil"/>
              <w:bottom w:val="nil"/>
              <w:right w:val="nil"/>
            </w:tcBorders>
            <w:noWrap/>
            <w:vAlign w:val="bottom"/>
            <w:hideMark/>
          </w:tcPr>
          <w:p w14:paraId="4FFCE1FE"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Rice</w:t>
            </w:r>
          </w:p>
        </w:tc>
        <w:tc>
          <w:tcPr>
            <w:tcW w:w="1485" w:type="dxa"/>
            <w:tcBorders>
              <w:top w:val="nil"/>
              <w:left w:val="nil"/>
              <w:bottom w:val="nil"/>
              <w:right w:val="nil"/>
            </w:tcBorders>
            <w:noWrap/>
            <w:vAlign w:val="bottom"/>
            <w:hideMark/>
          </w:tcPr>
          <w:p w14:paraId="33769C6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Choy sum</w:t>
            </w:r>
          </w:p>
        </w:tc>
        <w:tc>
          <w:tcPr>
            <w:tcW w:w="1445" w:type="dxa"/>
            <w:tcBorders>
              <w:top w:val="nil"/>
              <w:left w:val="nil"/>
              <w:bottom w:val="nil"/>
              <w:right w:val="nil"/>
            </w:tcBorders>
            <w:noWrap/>
            <w:vAlign w:val="bottom"/>
            <w:hideMark/>
          </w:tcPr>
          <w:p w14:paraId="685AC7B3"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DAC054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Pigweed</w:t>
            </w:r>
          </w:p>
        </w:tc>
        <w:tc>
          <w:tcPr>
            <w:tcW w:w="1625" w:type="dxa"/>
            <w:tcBorders>
              <w:top w:val="nil"/>
              <w:left w:val="nil"/>
              <w:bottom w:val="nil"/>
              <w:right w:val="nil"/>
            </w:tcBorders>
            <w:noWrap/>
            <w:vAlign w:val="bottom"/>
            <w:hideMark/>
          </w:tcPr>
          <w:p w14:paraId="4B535A2C"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6D551BEE" w14:textId="77777777" w:rsidTr="00036A03">
        <w:trPr>
          <w:trHeight w:val="300"/>
        </w:trPr>
        <w:tc>
          <w:tcPr>
            <w:tcW w:w="1701" w:type="dxa"/>
            <w:tcBorders>
              <w:top w:val="nil"/>
              <w:left w:val="nil"/>
              <w:bottom w:val="nil"/>
              <w:right w:val="nil"/>
            </w:tcBorders>
            <w:noWrap/>
            <w:vAlign w:val="bottom"/>
            <w:hideMark/>
          </w:tcPr>
          <w:p w14:paraId="2687771B"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Soybean</w:t>
            </w:r>
          </w:p>
        </w:tc>
        <w:tc>
          <w:tcPr>
            <w:tcW w:w="1418" w:type="dxa"/>
            <w:tcBorders>
              <w:top w:val="nil"/>
              <w:left w:val="nil"/>
              <w:bottom w:val="nil"/>
              <w:right w:val="nil"/>
            </w:tcBorders>
            <w:noWrap/>
            <w:vAlign w:val="bottom"/>
            <w:hideMark/>
          </w:tcPr>
          <w:p w14:paraId="35F0FDE2"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Soybean</w:t>
            </w:r>
          </w:p>
        </w:tc>
        <w:tc>
          <w:tcPr>
            <w:tcW w:w="1485" w:type="dxa"/>
            <w:tcBorders>
              <w:top w:val="nil"/>
              <w:left w:val="nil"/>
              <w:bottom w:val="nil"/>
              <w:right w:val="nil"/>
            </w:tcBorders>
            <w:noWrap/>
            <w:vAlign w:val="bottom"/>
            <w:hideMark/>
          </w:tcPr>
          <w:p w14:paraId="79488DFB"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Citrus</w:t>
            </w:r>
          </w:p>
        </w:tc>
        <w:tc>
          <w:tcPr>
            <w:tcW w:w="1445" w:type="dxa"/>
            <w:tcBorders>
              <w:top w:val="nil"/>
              <w:left w:val="nil"/>
              <w:bottom w:val="nil"/>
              <w:right w:val="nil"/>
            </w:tcBorders>
            <w:noWrap/>
            <w:vAlign w:val="bottom"/>
            <w:hideMark/>
          </w:tcPr>
          <w:p w14:paraId="6F7BCFF1"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BE530D5"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Safflower</w:t>
            </w:r>
          </w:p>
        </w:tc>
        <w:tc>
          <w:tcPr>
            <w:tcW w:w="1625" w:type="dxa"/>
            <w:tcBorders>
              <w:top w:val="nil"/>
              <w:left w:val="nil"/>
              <w:bottom w:val="nil"/>
              <w:right w:val="nil"/>
            </w:tcBorders>
            <w:noWrap/>
            <w:vAlign w:val="bottom"/>
            <w:hideMark/>
          </w:tcPr>
          <w:p w14:paraId="228F44F4"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1EC5642" w14:textId="77777777" w:rsidTr="00036A03">
        <w:trPr>
          <w:trHeight w:val="300"/>
        </w:trPr>
        <w:tc>
          <w:tcPr>
            <w:tcW w:w="1701" w:type="dxa"/>
            <w:tcBorders>
              <w:top w:val="nil"/>
              <w:left w:val="nil"/>
              <w:bottom w:val="nil"/>
              <w:right w:val="nil"/>
            </w:tcBorders>
            <w:noWrap/>
            <w:vAlign w:val="bottom"/>
            <w:hideMark/>
          </w:tcPr>
          <w:p w14:paraId="751D6AC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Barley</w:t>
            </w:r>
          </w:p>
        </w:tc>
        <w:tc>
          <w:tcPr>
            <w:tcW w:w="1418" w:type="dxa"/>
            <w:tcBorders>
              <w:top w:val="nil"/>
              <w:left w:val="nil"/>
              <w:bottom w:val="nil"/>
              <w:right w:val="nil"/>
            </w:tcBorders>
            <w:noWrap/>
            <w:vAlign w:val="bottom"/>
            <w:hideMark/>
          </w:tcPr>
          <w:p w14:paraId="04953A2B"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6BE5452E"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Clover</w:t>
            </w:r>
          </w:p>
        </w:tc>
        <w:tc>
          <w:tcPr>
            <w:tcW w:w="1445" w:type="dxa"/>
            <w:tcBorders>
              <w:top w:val="nil"/>
              <w:left w:val="nil"/>
              <w:bottom w:val="nil"/>
              <w:right w:val="nil"/>
            </w:tcBorders>
            <w:noWrap/>
            <w:vAlign w:val="bottom"/>
            <w:hideMark/>
          </w:tcPr>
          <w:p w14:paraId="559BF371"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AD7081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Satsuma mandarin</w:t>
            </w:r>
          </w:p>
        </w:tc>
        <w:tc>
          <w:tcPr>
            <w:tcW w:w="1625" w:type="dxa"/>
            <w:tcBorders>
              <w:top w:val="nil"/>
              <w:left w:val="nil"/>
              <w:bottom w:val="nil"/>
              <w:right w:val="nil"/>
            </w:tcBorders>
            <w:noWrap/>
            <w:vAlign w:val="bottom"/>
            <w:hideMark/>
          </w:tcPr>
          <w:p w14:paraId="065E7CF4"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0DAA05F8" w14:textId="77777777" w:rsidTr="00036A03">
        <w:trPr>
          <w:trHeight w:val="300"/>
        </w:trPr>
        <w:tc>
          <w:tcPr>
            <w:tcW w:w="1701" w:type="dxa"/>
            <w:tcBorders>
              <w:top w:val="nil"/>
              <w:left w:val="nil"/>
              <w:bottom w:val="nil"/>
              <w:right w:val="nil"/>
            </w:tcBorders>
            <w:noWrap/>
            <w:vAlign w:val="bottom"/>
            <w:hideMark/>
          </w:tcPr>
          <w:p w14:paraId="12B615F8"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buckwheat</w:t>
            </w:r>
          </w:p>
        </w:tc>
        <w:tc>
          <w:tcPr>
            <w:tcW w:w="1418" w:type="dxa"/>
            <w:tcBorders>
              <w:top w:val="nil"/>
              <w:left w:val="nil"/>
              <w:bottom w:val="nil"/>
              <w:right w:val="nil"/>
            </w:tcBorders>
            <w:noWrap/>
            <w:vAlign w:val="bottom"/>
            <w:hideMark/>
          </w:tcPr>
          <w:p w14:paraId="6E75857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2D8DECD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Cocoyam</w:t>
            </w:r>
          </w:p>
        </w:tc>
        <w:tc>
          <w:tcPr>
            <w:tcW w:w="1445" w:type="dxa"/>
            <w:tcBorders>
              <w:top w:val="nil"/>
              <w:left w:val="nil"/>
              <w:bottom w:val="nil"/>
              <w:right w:val="nil"/>
            </w:tcBorders>
            <w:noWrap/>
            <w:vAlign w:val="bottom"/>
            <w:hideMark/>
          </w:tcPr>
          <w:p w14:paraId="38C2C599"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232356DA"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Sesame</w:t>
            </w:r>
          </w:p>
        </w:tc>
        <w:tc>
          <w:tcPr>
            <w:tcW w:w="1625" w:type="dxa"/>
            <w:tcBorders>
              <w:top w:val="nil"/>
              <w:left w:val="nil"/>
              <w:bottom w:val="nil"/>
              <w:right w:val="nil"/>
            </w:tcBorders>
            <w:noWrap/>
            <w:vAlign w:val="bottom"/>
            <w:hideMark/>
          </w:tcPr>
          <w:p w14:paraId="1DC79BA0"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0B7CDB94" w14:textId="77777777" w:rsidTr="00036A03">
        <w:trPr>
          <w:trHeight w:val="300"/>
        </w:trPr>
        <w:tc>
          <w:tcPr>
            <w:tcW w:w="1701" w:type="dxa"/>
            <w:tcBorders>
              <w:top w:val="nil"/>
              <w:left w:val="nil"/>
              <w:bottom w:val="nil"/>
              <w:right w:val="nil"/>
            </w:tcBorders>
            <w:noWrap/>
            <w:vAlign w:val="bottom"/>
            <w:hideMark/>
          </w:tcPr>
          <w:p w14:paraId="4EB3C17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Millet</w:t>
            </w:r>
          </w:p>
        </w:tc>
        <w:tc>
          <w:tcPr>
            <w:tcW w:w="1418" w:type="dxa"/>
            <w:tcBorders>
              <w:top w:val="nil"/>
              <w:left w:val="nil"/>
              <w:bottom w:val="nil"/>
              <w:right w:val="nil"/>
            </w:tcBorders>
            <w:noWrap/>
            <w:vAlign w:val="bottom"/>
            <w:hideMark/>
          </w:tcPr>
          <w:p w14:paraId="6111481E"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6F08A3F4"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Coriander</w:t>
            </w:r>
          </w:p>
        </w:tc>
        <w:tc>
          <w:tcPr>
            <w:tcW w:w="1445" w:type="dxa"/>
            <w:tcBorders>
              <w:top w:val="nil"/>
              <w:left w:val="nil"/>
              <w:bottom w:val="nil"/>
              <w:right w:val="nil"/>
            </w:tcBorders>
            <w:noWrap/>
            <w:vAlign w:val="bottom"/>
            <w:hideMark/>
          </w:tcPr>
          <w:p w14:paraId="3986A78D"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DD692E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Spinach</w:t>
            </w:r>
          </w:p>
        </w:tc>
        <w:tc>
          <w:tcPr>
            <w:tcW w:w="1625" w:type="dxa"/>
            <w:tcBorders>
              <w:top w:val="nil"/>
              <w:left w:val="nil"/>
              <w:bottom w:val="nil"/>
              <w:right w:val="nil"/>
            </w:tcBorders>
            <w:noWrap/>
            <w:vAlign w:val="bottom"/>
            <w:hideMark/>
          </w:tcPr>
          <w:p w14:paraId="2BCDA698"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0B89CAA3" w14:textId="77777777" w:rsidTr="00036A03">
        <w:trPr>
          <w:trHeight w:val="300"/>
        </w:trPr>
        <w:tc>
          <w:tcPr>
            <w:tcW w:w="1701" w:type="dxa"/>
            <w:tcBorders>
              <w:top w:val="nil"/>
              <w:left w:val="nil"/>
              <w:bottom w:val="nil"/>
              <w:right w:val="nil"/>
            </w:tcBorders>
            <w:noWrap/>
            <w:vAlign w:val="bottom"/>
            <w:hideMark/>
          </w:tcPr>
          <w:p w14:paraId="500085BF"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millet, finger</w:t>
            </w:r>
          </w:p>
        </w:tc>
        <w:tc>
          <w:tcPr>
            <w:tcW w:w="1418" w:type="dxa"/>
            <w:tcBorders>
              <w:top w:val="nil"/>
              <w:left w:val="nil"/>
              <w:bottom w:val="nil"/>
              <w:right w:val="nil"/>
            </w:tcBorders>
            <w:noWrap/>
            <w:vAlign w:val="bottom"/>
            <w:hideMark/>
          </w:tcPr>
          <w:p w14:paraId="3F17C714"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0E3D2A2D"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Cowpea</w:t>
            </w:r>
          </w:p>
        </w:tc>
        <w:tc>
          <w:tcPr>
            <w:tcW w:w="1445" w:type="dxa"/>
            <w:tcBorders>
              <w:top w:val="nil"/>
              <w:left w:val="nil"/>
              <w:bottom w:val="nil"/>
              <w:right w:val="nil"/>
            </w:tcBorders>
            <w:noWrap/>
            <w:vAlign w:val="bottom"/>
            <w:hideMark/>
          </w:tcPr>
          <w:p w14:paraId="5B87C701"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02EA563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Squash</w:t>
            </w:r>
          </w:p>
        </w:tc>
        <w:tc>
          <w:tcPr>
            <w:tcW w:w="1625" w:type="dxa"/>
            <w:tcBorders>
              <w:top w:val="nil"/>
              <w:left w:val="nil"/>
              <w:bottom w:val="nil"/>
              <w:right w:val="nil"/>
            </w:tcBorders>
            <w:noWrap/>
            <w:vAlign w:val="bottom"/>
            <w:hideMark/>
          </w:tcPr>
          <w:p w14:paraId="72FA688C"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1CE1D6BB" w14:textId="77777777" w:rsidTr="00036A03">
        <w:trPr>
          <w:trHeight w:val="300"/>
        </w:trPr>
        <w:tc>
          <w:tcPr>
            <w:tcW w:w="1701" w:type="dxa"/>
            <w:tcBorders>
              <w:top w:val="nil"/>
              <w:left w:val="nil"/>
              <w:bottom w:val="nil"/>
              <w:right w:val="nil"/>
            </w:tcBorders>
            <w:noWrap/>
            <w:vAlign w:val="bottom"/>
            <w:hideMark/>
          </w:tcPr>
          <w:p w14:paraId="402F788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Oat</w:t>
            </w:r>
          </w:p>
        </w:tc>
        <w:tc>
          <w:tcPr>
            <w:tcW w:w="1418" w:type="dxa"/>
            <w:tcBorders>
              <w:top w:val="nil"/>
              <w:left w:val="nil"/>
              <w:bottom w:val="nil"/>
              <w:right w:val="nil"/>
            </w:tcBorders>
            <w:noWrap/>
            <w:vAlign w:val="bottom"/>
            <w:hideMark/>
          </w:tcPr>
          <w:p w14:paraId="782EA38F"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304595B8"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Dandelion</w:t>
            </w:r>
          </w:p>
        </w:tc>
        <w:tc>
          <w:tcPr>
            <w:tcW w:w="1445" w:type="dxa"/>
            <w:tcBorders>
              <w:top w:val="nil"/>
              <w:left w:val="nil"/>
              <w:bottom w:val="nil"/>
              <w:right w:val="nil"/>
            </w:tcBorders>
            <w:noWrap/>
            <w:vAlign w:val="bottom"/>
            <w:hideMark/>
          </w:tcPr>
          <w:p w14:paraId="788D758E"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5E3ADE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Strawberry</w:t>
            </w:r>
          </w:p>
        </w:tc>
        <w:tc>
          <w:tcPr>
            <w:tcW w:w="1625" w:type="dxa"/>
            <w:tcBorders>
              <w:top w:val="nil"/>
              <w:left w:val="nil"/>
              <w:bottom w:val="nil"/>
              <w:right w:val="nil"/>
            </w:tcBorders>
            <w:noWrap/>
            <w:vAlign w:val="bottom"/>
            <w:hideMark/>
          </w:tcPr>
          <w:p w14:paraId="6A92CD7B"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168190A4" w14:textId="77777777" w:rsidTr="00036A03">
        <w:trPr>
          <w:trHeight w:val="300"/>
        </w:trPr>
        <w:tc>
          <w:tcPr>
            <w:tcW w:w="1701" w:type="dxa"/>
            <w:tcBorders>
              <w:top w:val="nil"/>
              <w:left w:val="nil"/>
              <w:bottom w:val="nil"/>
              <w:right w:val="nil"/>
            </w:tcBorders>
            <w:noWrap/>
            <w:vAlign w:val="bottom"/>
            <w:hideMark/>
          </w:tcPr>
          <w:p w14:paraId="1EF77EC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Pearl millet</w:t>
            </w:r>
          </w:p>
        </w:tc>
        <w:tc>
          <w:tcPr>
            <w:tcW w:w="1418" w:type="dxa"/>
            <w:tcBorders>
              <w:top w:val="nil"/>
              <w:left w:val="nil"/>
              <w:bottom w:val="nil"/>
              <w:right w:val="nil"/>
            </w:tcBorders>
            <w:noWrap/>
            <w:vAlign w:val="bottom"/>
            <w:hideMark/>
          </w:tcPr>
          <w:p w14:paraId="17C67C25"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34955C9A"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Dill</w:t>
            </w:r>
          </w:p>
        </w:tc>
        <w:tc>
          <w:tcPr>
            <w:tcW w:w="1445" w:type="dxa"/>
            <w:tcBorders>
              <w:top w:val="nil"/>
              <w:left w:val="nil"/>
              <w:bottom w:val="nil"/>
              <w:right w:val="nil"/>
            </w:tcBorders>
            <w:noWrap/>
            <w:vAlign w:val="bottom"/>
            <w:hideMark/>
          </w:tcPr>
          <w:p w14:paraId="610E4C85"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C9A7C94"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Sugar beet</w:t>
            </w:r>
          </w:p>
        </w:tc>
        <w:tc>
          <w:tcPr>
            <w:tcW w:w="1625" w:type="dxa"/>
            <w:tcBorders>
              <w:top w:val="nil"/>
              <w:left w:val="nil"/>
              <w:bottom w:val="nil"/>
              <w:right w:val="nil"/>
            </w:tcBorders>
            <w:noWrap/>
            <w:vAlign w:val="bottom"/>
            <w:hideMark/>
          </w:tcPr>
          <w:p w14:paraId="4DAA3A0B"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2E9D1EEF" w14:textId="77777777" w:rsidTr="00036A03">
        <w:trPr>
          <w:trHeight w:val="300"/>
        </w:trPr>
        <w:tc>
          <w:tcPr>
            <w:tcW w:w="1701" w:type="dxa"/>
            <w:tcBorders>
              <w:top w:val="nil"/>
              <w:left w:val="nil"/>
              <w:bottom w:val="nil"/>
              <w:right w:val="nil"/>
            </w:tcBorders>
            <w:noWrap/>
            <w:vAlign w:val="bottom"/>
            <w:hideMark/>
          </w:tcPr>
          <w:p w14:paraId="0396927D"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Rye</w:t>
            </w:r>
          </w:p>
        </w:tc>
        <w:tc>
          <w:tcPr>
            <w:tcW w:w="1418" w:type="dxa"/>
            <w:tcBorders>
              <w:top w:val="nil"/>
              <w:left w:val="nil"/>
              <w:bottom w:val="nil"/>
              <w:right w:val="nil"/>
            </w:tcBorders>
            <w:noWrap/>
            <w:vAlign w:val="bottom"/>
            <w:hideMark/>
          </w:tcPr>
          <w:p w14:paraId="427E6DA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0741418A"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Eggplant</w:t>
            </w:r>
          </w:p>
        </w:tc>
        <w:tc>
          <w:tcPr>
            <w:tcW w:w="1445" w:type="dxa"/>
            <w:tcBorders>
              <w:top w:val="nil"/>
              <w:left w:val="nil"/>
              <w:bottom w:val="nil"/>
              <w:right w:val="nil"/>
            </w:tcBorders>
            <w:noWrap/>
            <w:vAlign w:val="bottom"/>
            <w:hideMark/>
          </w:tcPr>
          <w:p w14:paraId="6D7C0281"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4978F19E"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Sugarcane</w:t>
            </w:r>
          </w:p>
        </w:tc>
        <w:tc>
          <w:tcPr>
            <w:tcW w:w="1625" w:type="dxa"/>
            <w:tcBorders>
              <w:top w:val="nil"/>
              <w:left w:val="nil"/>
              <w:bottom w:val="nil"/>
              <w:right w:val="nil"/>
            </w:tcBorders>
            <w:noWrap/>
            <w:vAlign w:val="bottom"/>
            <w:hideMark/>
          </w:tcPr>
          <w:p w14:paraId="3FDA23D3"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4EF4ACBC" w14:textId="77777777" w:rsidTr="00036A03">
        <w:trPr>
          <w:trHeight w:val="300"/>
        </w:trPr>
        <w:tc>
          <w:tcPr>
            <w:tcW w:w="1701" w:type="dxa"/>
            <w:tcBorders>
              <w:top w:val="nil"/>
              <w:left w:val="nil"/>
              <w:bottom w:val="nil"/>
              <w:right w:val="nil"/>
            </w:tcBorders>
            <w:noWrap/>
            <w:vAlign w:val="bottom"/>
            <w:hideMark/>
          </w:tcPr>
          <w:p w14:paraId="5CB8830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Sorghum</w:t>
            </w:r>
          </w:p>
        </w:tc>
        <w:tc>
          <w:tcPr>
            <w:tcW w:w="1418" w:type="dxa"/>
            <w:tcBorders>
              <w:top w:val="nil"/>
              <w:left w:val="nil"/>
              <w:bottom w:val="nil"/>
              <w:right w:val="nil"/>
            </w:tcBorders>
            <w:noWrap/>
            <w:vAlign w:val="bottom"/>
            <w:hideMark/>
          </w:tcPr>
          <w:p w14:paraId="2D8772F8"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40525C4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Endive</w:t>
            </w:r>
          </w:p>
        </w:tc>
        <w:tc>
          <w:tcPr>
            <w:tcW w:w="1445" w:type="dxa"/>
            <w:tcBorders>
              <w:top w:val="nil"/>
              <w:left w:val="nil"/>
              <w:bottom w:val="nil"/>
              <w:right w:val="nil"/>
            </w:tcBorders>
            <w:noWrap/>
            <w:vAlign w:val="bottom"/>
            <w:hideMark/>
          </w:tcPr>
          <w:p w14:paraId="32A9DA05"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391DB255"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Sunflower</w:t>
            </w:r>
          </w:p>
        </w:tc>
        <w:tc>
          <w:tcPr>
            <w:tcW w:w="1625" w:type="dxa"/>
            <w:tcBorders>
              <w:top w:val="nil"/>
              <w:left w:val="nil"/>
              <w:bottom w:val="nil"/>
              <w:right w:val="nil"/>
            </w:tcBorders>
            <w:noWrap/>
            <w:vAlign w:val="bottom"/>
            <w:hideMark/>
          </w:tcPr>
          <w:p w14:paraId="434F296A"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509A8D05" w14:textId="77777777" w:rsidTr="00036A03">
        <w:trPr>
          <w:trHeight w:val="300"/>
        </w:trPr>
        <w:tc>
          <w:tcPr>
            <w:tcW w:w="1701" w:type="dxa"/>
            <w:tcBorders>
              <w:top w:val="nil"/>
              <w:left w:val="nil"/>
              <w:bottom w:val="nil"/>
              <w:right w:val="nil"/>
            </w:tcBorders>
            <w:noWrap/>
            <w:vAlign w:val="bottom"/>
            <w:hideMark/>
          </w:tcPr>
          <w:p w14:paraId="1B93915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Tef</w:t>
            </w:r>
          </w:p>
        </w:tc>
        <w:tc>
          <w:tcPr>
            <w:tcW w:w="1418" w:type="dxa"/>
            <w:tcBorders>
              <w:top w:val="nil"/>
              <w:left w:val="nil"/>
              <w:bottom w:val="nil"/>
              <w:right w:val="nil"/>
            </w:tcBorders>
            <w:noWrap/>
            <w:vAlign w:val="bottom"/>
            <w:hideMark/>
          </w:tcPr>
          <w:p w14:paraId="073BD02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1CAC892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Fennel</w:t>
            </w:r>
          </w:p>
        </w:tc>
        <w:tc>
          <w:tcPr>
            <w:tcW w:w="1445" w:type="dxa"/>
            <w:tcBorders>
              <w:top w:val="nil"/>
              <w:left w:val="nil"/>
              <w:bottom w:val="nil"/>
              <w:right w:val="nil"/>
            </w:tcBorders>
            <w:noWrap/>
            <w:vAlign w:val="bottom"/>
            <w:hideMark/>
          </w:tcPr>
          <w:p w14:paraId="2216B773"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C886A2D"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Sweet pepper</w:t>
            </w:r>
          </w:p>
        </w:tc>
        <w:tc>
          <w:tcPr>
            <w:tcW w:w="1625" w:type="dxa"/>
            <w:tcBorders>
              <w:top w:val="nil"/>
              <w:left w:val="nil"/>
              <w:bottom w:val="nil"/>
              <w:right w:val="nil"/>
            </w:tcBorders>
            <w:noWrap/>
            <w:vAlign w:val="bottom"/>
            <w:hideMark/>
          </w:tcPr>
          <w:p w14:paraId="785E3169"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28001F0" w14:textId="77777777" w:rsidTr="00036A03">
        <w:trPr>
          <w:trHeight w:val="300"/>
        </w:trPr>
        <w:tc>
          <w:tcPr>
            <w:tcW w:w="1701" w:type="dxa"/>
            <w:tcBorders>
              <w:top w:val="nil"/>
              <w:left w:val="nil"/>
              <w:bottom w:val="nil"/>
              <w:right w:val="nil"/>
            </w:tcBorders>
            <w:noWrap/>
            <w:vAlign w:val="bottom"/>
            <w:hideMark/>
          </w:tcPr>
          <w:p w14:paraId="5420C6AA"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Triticale</w:t>
            </w:r>
          </w:p>
        </w:tc>
        <w:tc>
          <w:tcPr>
            <w:tcW w:w="1418" w:type="dxa"/>
            <w:tcBorders>
              <w:top w:val="nil"/>
              <w:left w:val="nil"/>
              <w:bottom w:val="nil"/>
              <w:right w:val="nil"/>
            </w:tcBorders>
            <w:noWrap/>
            <w:vAlign w:val="bottom"/>
            <w:hideMark/>
          </w:tcPr>
          <w:p w14:paraId="08725D6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2675CC47"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Fenugreek</w:t>
            </w:r>
          </w:p>
        </w:tc>
        <w:tc>
          <w:tcPr>
            <w:tcW w:w="1445" w:type="dxa"/>
            <w:tcBorders>
              <w:top w:val="nil"/>
              <w:left w:val="nil"/>
              <w:bottom w:val="nil"/>
              <w:right w:val="nil"/>
            </w:tcBorders>
            <w:noWrap/>
            <w:vAlign w:val="bottom"/>
            <w:hideMark/>
          </w:tcPr>
          <w:p w14:paraId="102A7871"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485B46D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Sweet potato</w:t>
            </w:r>
          </w:p>
        </w:tc>
        <w:tc>
          <w:tcPr>
            <w:tcW w:w="1625" w:type="dxa"/>
            <w:tcBorders>
              <w:top w:val="nil"/>
              <w:left w:val="nil"/>
              <w:bottom w:val="nil"/>
              <w:right w:val="nil"/>
            </w:tcBorders>
            <w:noWrap/>
            <w:vAlign w:val="bottom"/>
            <w:hideMark/>
          </w:tcPr>
          <w:p w14:paraId="70B88981"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61C111B2" w14:textId="77777777" w:rsidTr="00036A03">
        <w:trPr>
          <w:trHeight w:val="300"/>
        </w:trPr>
        <w:tc>
          <w:tcPr>
            <w:tcW w:w="1701" w:type="dxa"/>
            <w:tcBorders>
              <w:top w:val="nil"/>
              <w:left w:val="nil"/>
              <w:bottom w:val="nil"/>
              <w:right w:val="nil"/>
            </w:tcBorders>
            <w:noWrap/>
            <w:vAlign w:val="bottom"/>
            <w:hideMark/>
          </w:tcPr>
          <w:p w14:paraId="33D7399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Coffee</w:t>
            </w:r>
          </w:p>
        </w:tc>
        <w:tc>
          <w:tcPr>
            <w:tcW w:w="1418" w:type="dxa"/>
            <w:tcBorders>
              <w:top w:val="nil"/>
              <w:left w:val="nil"/>
              <w:bottom w:val="nil"/>
              <w:right w:val="nil"/>
            </w:tcBorders>
            <w:noWrap/>
            <w:vAlign w:val="bottom"/>
            <w:hideMark/>
          </w:tcPr>
          <w:p w14:paraId="62C8405F"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375A6E67"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Fig</w:t>
            </w:r>
          </w:p>
        </w:tc>
        <w:tc>
          <w:tcPr>
            <w:tcW w:w="1445" w:type="dxa"/>
            <w:tcBorders>
              <w:top w:val="nil"/>
              <w:left w:val="nil"/>
              <w:bottom w:val="nil"/>
              <w:right w:val="nil"/>
            </w:tcBorders>
            <w:noWrap/>
            <w:vAlign w:val="bottom"/>
            <w:hideMark/>
          </w:tcPr>
          <w:p w14:paraId="234A42DB"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2F3927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Potato</w:t>
            </w:r>
          </w:p>
        </w:tc>
        <w:tc>
          <w:tcPr>
            <w:tcW w:w="1625" w:type="dxa"/>
            <w:tcBorders>
              <w:top w:val="nil"/>
              <w:left w:val="nil"/>
              <w:bottom w:val="nil"/>
              <w:right w:val="nil"/>
            </w:tcBorders>
            <w:noWrap/>
            <w:vAlign w:val="bottom"/>
            <w:hideMark/>
          </w:tcPr>
          <w:p w14:paraId="0545CC73"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204C89E3" w14:textId="77777777" w:rsidTr="00036A03">
        <w:trPr>
          <w:trHeight w:val="300"/>
        </w:trPr>
        <w:tc>
          <w:tcPr>
            <w:tcW w:w="1701" w:type="dxa"/>
            <w:tcBorders>
              <w:top w:val="nil"/>
              <w:left w:val="nil"/>
              <w:bottom w:val="nil"/>
              <w:right w:val="nil"/>
            </w:tcBorders>
            <w:noWrap/>
            <w:vAlign w:val="bottom"/>
            <w:hideMark/>
          </w:tcPr>
          <w:p w14:paraId="46D0C32A"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Cotton</w:t>
            </w:r>
          </w:p>
        </w:tc>
        <w:tc>
          <w:tcPr>
            <w:tcW w:w="1418" w:type="dxa"/>
            <w:tcBorders>
              <w:top w:val="nil"/>
              <w:left w:val="nil"/>
              <w:bottom w:val="nil"/>
              <w:right w:val="nil"/>
            </w:tcBorders>
            <w:noWrap/>
            <w:vAlign w:val="bottom"/>
            <w:hideMark/>
          </w:tcPr>
          <w:p w14:paraId="51DBF28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7DF32D4E"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Flax</w:t>
            </w:r>
          </w:p>
        </w:tc>
        <w:tc>
          <w:tcPr>
            <w:tcW w:w="1445" w:type="dxa"/>
            <w:tcBorders>
              <w:top w:val="nil"/>
              <w:left w:val="nil"/>
              <w:bottom w:val="nil"/>
              <w:right w:val="nil"/>
            </w:tcBorders>
            <w:noWrap/>
            <w:vAlign w:val="bottom"/>
            <w:hideMark/>
          </w:tcPr>
          <w:p w14:paraId="751DFF7F"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1ADF963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Pulses</w:t>
            </w:r>
          </w:p>
        </w:tc>
        <w:tc>
          <w:tcPr>
            <w:tcW w:w="1625" w:type="dxa"/>
            <w:tcBorders>
              <w:top w:val="nil"/>
              <w:left w:val="nil"/>
              <w:bottom w:val="nil"/>
              <w:right w:val="nil"/>
            </w:tcBorders>
            <w:noWrap/>
            <w:vAlign w:val="bottom"/>
            <w:hideMark/>
          </w:tcPr>
          <w:p w14:paraId="0E925ED3"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04B4E09" w14:textId="77777777" w:rsidTr="00036A03">
        <w:trPr>
          <w:trHeight w:val="300"/>
        </w:trPr>
        <w:tc>
          <w:tcPr>
            <w:tcW w:w="1701" w:type="dxa"/>
            <w:tcBorders>
              <w:top w:val="nil"/>
              <w:left w:val="nil"/>
              <w:bottom w:val="nil"/>
              <w:right w:val="nil"/>
            </w:tcBorders>
            <w:noWrap/>
            <w:vAlign w:val="bottom"/>
            <w:hideMark/>
          </w:tcPr>
          <w:p w14:paraId="33529D0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Jute</w:t>
            </w:r>
          </w:p>
        </w:tc>
        <w:tc>
          <w:tcPr>
            <w:tcW w:w="1418" w:type="dxa"/>
            <w:tcBorders>
              <w:top w:val="nil"/>
              <w:left w:val="nil"/>
              <w:bottom w:val="nil"/>
              <w:right w:val="nil"/>
            </w:tcBorders>
            <w:noWrap/>
            <w:vAlign w:val="bottom"/>
            <w:hideMark/>
          </w:tcPr>
          <w:p w14:paraId="035E43E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525E9C4D"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Garlic</w:t>
            </w:r>
          </w:p>
        </w:tc>
        <w:tc>
          <w:tcPr>
            <w:tcW w:w="1445" w:type="dxa"/>
            <w:tcBorders>
              <w:top w:val="nil"/>
              <w:left w:val="nil"/>
              <w:bottom w:val="nil"/>
              <w:right w:val="nil"/>
            </w:tcBorders>
            <w:noWrap/>
            <w:vAlign w:val="bottom"/>
            <w:hideMark/>
          </w:tcPr>
          <w:p w14:paraId="129F0B18"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A79586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pumpkin</w:t>
            </w:r>
          </w:p>
        </w:tc>
        <w:tc>
          <w:tcPr>
            <w:tcW w:w="1625" w:type="dxa"/>
            <w:tcBorders>
              <w:top w:val="nil"/>
              <w:left w:val="nil"/>
              <w:bottom w:val="nil"/>
              <w:right w:val="nil"/>
            </w:tcBorders>
            <w:noWrap/>
            <w:vAlign w:val="bottom"/>
            <w:hideMark/>
          </w:tcPr>
          <w:p w14:paraId="1C407814"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EF2994F" w14:textId="77777777" w:rsidTr="00036A03">
        <w:trPr>
          <w:trHeight w:val="300"/>
        </w:trPr>
        <w:tc>
          <w:tcPr>
            <w:tcW w:w="1701" w:type="dxa"/>
            <w:tcBorders>
              <w:top w:val="nil"/>
              <w:left w:val="nil"/>
              <w:bottom w:val="nil"/>
              <w:right w:val="nil"/>
            </w:tcBorders>
            <w:noWrap/>
            <w:vAlign w:val="bottom"/>
            <w:hideMark/>
          </w:tcPr>
          <w:p w14:paraId="13FDA702"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Peanut</w:t>
            </w:r>
          </w:p>
        </w:tc>
        <w:tc>
          <w:tcPr>
            <w:tcW w:w="1418" w:type="dxa"/>
            <w:tcBorders>
              <w:top w:val="nil"/>
              <w:left w:val="nil"/>
              <w:bottom w:val="nil"/>
              <w:right w:val="nil"/>
            </w:tcBorders>
            <w:noWrap/>
            <w:vAlign w:val="bottom"/>
            <w:hideMark/>
          </w:tcPr>
          <w:p w14:paraId="04FCB565"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6DC7A9F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Grape</w:t>
            </w:r>
          </w:p>
        </w:tc>
        <w:tc>
          <w:tcPr>
            <w:tcW w:w="1445" w:type="dxa"/>
            <w:tcBorders>
              <w:top w:val="nil"/>
              <w:left w:val="nil"/>
              <w:bottom w:val="nil"/>
              <w:right w:val="nil"/>
            </w:tcBorders>
            <w:noWrap/>
            <w:vAlign w:val="bottom"/>
            <w:hideMark/>
          </w:tcPr>
          <w:p w14:paraId="1FD09DD6"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2143CF45"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Taro</w:t>
            </w:r>
          </w:p>
        </w:tc>
        <w:tc>
          <w:tcPr>
            <w:tcW w:w="1625" w:type="dxa"/>
            <w:tcBorders>
              <w:top w:val="nil"/>
              <w:left w:val="nil"/>
              <w:bottom w:val="nil"/>
              <w:right w:val="nil"/>
            </w:tcBorders>
            <w:noWrap/>
            <w:vAlign w:val="bottom"/>
            <w:hideMark/>
          </w:tcPr>
          <w:p w14:paraId="41734A35"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33E4FA7D" w14:textId="77777777" w:rsidTr="00036A03">
        <w:trPr>
          <w:trHeight w:val="300"/>
        </w:trPr>
        <w:tc>
          <w:tcPr>
            <w:tcW w:w="1701" w:type="dxa"/>
            <w:tcBorders>
              <w:top w:val="nil"/>
              <w:left w:val="nil"/>
              <w:bottom w:val="nil"/>
              <w:right w:val="nil"/>
            </w:tcBorders>
            <w:noWrap/>
            <w:vAlign w:val="bottom"/>
            <w:hideMark/>
          </w:tcPr>
          <w:p w14:paraId="3BF0658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Tobacco</w:t>
            </w:r>
          </w:p>
        </w:tc>
        <w:tc>
          <w:tcPr>
            <w:tcW w:w="1418" w:type="dxa"/>
            <w:tcBorders>
              <w:top w:val="nil"/>
              <w:left w:val="nil"/>
              <w:bottom w:val="nil"/>
              <w:right w:val="nil"/>
            </w:tcBorders>
            <w:noWrap/>
            <w:vAlign w:val="bottom"/>
            <w:hideMark/>
          </w:tcPr>
          <w:p w14:paraId="1073F9BC"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4C406748"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Green bean</w:t>
            </w:r>
          </w:p>
        </w:tc>
        <w:tc>
          <w:tcPr>
            <w:tcW w:w="1445" w:type="dxa"/>
            <w:tcBorders>
              <w:top w:val="nil"/>
              <w:left w:val="nil"/>
              <w:bottom w:val="nil"/>
              <w:right w:val="nil"/>
            </w:tcBorders>
            <w:noWrap/>
            <w:vAlign w:val="bottom"/>
            <w:hideMark/>
          </w:tcPr>
          <w:p w14:paraId="5DC701A8"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36977554"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Tomato</w:t>
            </w:r>
          </w:p>
        </w:tc>
        <w:tc>
          <w:tcPr>
            <w:tcW w:w="1625" w:type="dxa"/>
            <w:tcBorders>
              <w:top w:val="nil"/>
              <w:left w:val="nil"/>
              <w:bottom w:val="nil"/>
              <w:right w:val="nil"/>
            </w:tcBorders>
            <w:noWrap/>
            <w:vAlign w:val="bottom"/>
            <w:hideMark/>
          </w:tcPr>
          <w:p w14:paraId="6B7CF58C"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3BF01AA9" w14:textId="77777777" w:rsidTr="00036A03">
        <w:trPr>
          <w:trHeight w:val="300"/>
        </w:trPr>
        <w:tc>
          <w:tcPr>
            <w:tcW w:w="1701" w:type="dxa"/>
            <w:tcBorders>
              <w:top w:val="nil"/>
              <w:left w:val="nil"/>
              <w:bottom w:val="nil"/>
              <w:right w:val="nil"/>
            </w:tcBorders>
            <w:noWrap/>
            <w:vAlign w:val="bottom"/>
            <w:hideMark/>
          </w:tcPr>
          <w:p w14:paraId="726A665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lastRenderedPageBreak/>
              <w:t>African eggplant</w:t>
            </w:r>
          </w:p>
        </w:tc>
        <w:tc>
          <w:tcPr>
            <w:tcW w:w="1418" w:type="dxa"/>
            <w:tcBorders>
              <w:top w:val="nil"/>
              <w:left w:val="nil"/>
              <w:bottom w:val="nil"/>
              <w:right w:val="nil"/>
            </w:tcBorders>
            <w:noWrap/>
            <w:vAlign w:val="bottom"/>
            <w:hideMark/>
          </w:tcPr>
          <w:p w14:paraId="76E55579"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570CE79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Hazelnut</w:t>
            </w:r>
          </w:p>
        </w:tc>
        <w:tc>
          <w:tcPr>
            <w:tcW w:w="1445" w:type="dxa"/>
            <w:tcBorders>
              <w:top w:val="nil"/>
              <w:left w:val="nil"/>
              <w:bottom w:val="nil"/>
              <w:right w:val="nil"/>
            </w:tcBorders>
            <w:noWrap/>
            <w:vAlign w:val="bottom"/>
            <w:hideMark/>
          </w:tcPr>
          <w:p w14:paraId="251D3D3C"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DC2F52B"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Turmeric</w:t>
            </w:r>
          </w:p>
        </w:tc>
        <w:tc>
          <w:tcPr>
            <w:tcW w:w="1625" w:type="dxa"/>
            <w:tcBorders>
              <w:top w:val="nil"/>
              <w:left w:val="nil"/>
              <w:bottom w:val="nil"/>
              <w:right w:val="nil"/>
            </w:tcBorders>
            <w:noWrap/>
            <w:vAlign w:val="bottom"/>
            <w:hideMark/>
          </w:tcPr>
          <w:p w14:paraId="6B4472AC"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32BEA49B" w14:textId="77777777" w:rsidTr="00036A03">
        <w:trPr>
          <w:trHeight w:val="300"/>
        </w:trPr>
        <w:tc>
          <w:tcPr>
            <w:tcW w:w="1701" w:type="dxa"/>
            <w:tcBorders>
              <w:top w:val="nil"/>
              <w:left w:val="nil"/>
              <w:bottom w:val="nil"/>
              <w:right w:val="nil"/>
            </w:tcBorders>
            <w:noWrap/>
            <w:vAlign w:val="bottom"/>
            <w:hideMark/>
          </w:tcPr>
          <w:p w14:paraId="053B87B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Alfalfa</w:t>
            </w:r>
          </w:p>
        </w:tc>
        <w:tc>
          <w:tcPr>
            <w:tcW w:w="1418" w:type="dxa"/>
            <w:tcBorders>
              <w:top w:val="nil"/>
              <w:left w:val="nil"/>
              <w:bottom w:val="nil"/>
              <w:right w:val="nil"/>
            </w:tcBorders>
            <w:noWrap/>
            <w:vAlign w:val="bottom"/>
            <w:hideMark/>
          </w:tcPr>
          <w:p w14:paraId="57D1FB13"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2D99FD5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Japanese spinach</w:t>
            </w:r>
          </w:p>
        </w:tc>
        <w:tc>
          <w:tcPr>
            <w:tcW w:w="1445" w:type="dxa"/>
            <w:tcBorders>
              <w:top w:val="nil"/>
              <w:left w:val="nil"/>
              <w:bottom w:val="nil"/>
              <w:right w:val="nil"/>
            </w:tcBorders>
            <w:noWrap/>
            <w:vAlign w:val="bottom"/>
            <w:hideMark/>
          </w:tcPr>
          <w:p w14:paraId="0797D81B"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74A48D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Turnip</w:t>
            </w:r>
          </w:p>
        </w:tc>
        <w:tc>
          <w:tcPr>
            <w:tcW w:w="1625" w:type="dxa"/>
            <w:tcBorders>
              <w:top w:val="nil"/>
              <w:left w:val="nil"/>
              <w:bottom w:val="nil"/>
              <w:right w:val="nil"/>
            </w:tcBorders>
            <w:noWrap/>
            <w:vAlign w:val="bottom"/>
            <w:hideMark/>
          </w:tcPr>
          <w:p w14:paraId="27D85EEE"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0D005250" w14:textId="77777777" w:rsidTr="00036A03">
        <w:trPr>
          <w:trHeight w:val="300"/>
        </w:trPr>
        <w:tc>
          <w:tcPr>
            <w:tcW w:w="1701" w:type="dxa"/>
            <w:tcBorders>
              <w:top w:val="nil"/>
              <w:left w:val="nil"/>
              <w:bottom w:val="nil"/>
              <w:right w:val="nil"/>
            </w:tcBorders>
            <w:noWrap/>
            <w:vAlign w:val="bottom"/>
            <w:hideMark/>
          </w:tcPr>
          <w:p w14:paraId="56BDA77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Apple</w:t>
            </w:r>
          </w:p>
        </w:tc>
        <w:tc>
          <w:tcPr>
            <w:tcW w:w="1418" w:type="dxa"/>
            <w:tcBorders>
              <w:top w:val="nil"/>
              <w:left w:val="nil"/>
              <w:bottom w:val="nil"/>
              <w:right w:val="nil"/>
            </w:tcBorders>
            <w:noWrap/>
            <w:vAlign w:val="bottom"/>
            <w:hideMark/>
          </w:tcPr>
          <w:p w14:paraId="44CEACA4"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47C1E7B2"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Kidney bean</w:t>
            </w:r>
          </w:p>
        </w:tc>
        <w:tc>
          <w:tcPr>
            <w:tcW w:w="1445" w:type="dxa"/>
            <w:tcBorders>
              <w:top w:val="nil"/>
              <w:left w:val="nil"/>
              <w:bottom w:val="nil"/>
              <w:right w:val="nil"/>
            </w:tcBorders>
            <w:noWrap/>
            <w:vAlign w:val="bottom"/>
            <w:hideMark/>
          </w:tcPr>
          <w:p w14:paraId="74E26284"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2BEA4D67"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Vetch</w:t>
            </w:r>
          </w:p>
        </w:tc>
        <w:tc>
          <w:tcPr>
            <w:tcW w:w="1625" w:type="dxa"/>
            <w:tcBorders>
              <w:top w:val="nil"/>
              <w:left w:val="nil"/>
              <w:bottom w:val="nil"/>
              <w:right w:val="nil"/>
            </w:tcBorders>
            <w:noWrap/>
            <w:vAlign w:val="bottom"/>
            <w:hideMark/>
          </w:tcPr>
          <w:p w14:paraId="56A82E2D"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6B758E1D" w14:textId="77777777" w:rsidTr="00036A03">
        <w:trPr>
          <w:trHeight w:val="300"/>
        </w:trPr>
        <w:tc>
          <w:tcPr>
            <w:tcW w:w="1701" w:type="dxa"/>
            <w:tcBorders>
              <w:top w:val="nil"/>
              <w:left w:val="nil"/>
              <w:bottom w:val="nil"/>
              <w:right w:val="nil"/>
            </w:tcBorders>
            <w:noWrap/>
            <w:vAlign w:val="bottom"/>
            <w:hideMark/>
          </w:tcPr>
          <w:p w14:paraId="606271FF"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Apricot</w:t>
            </w:r>
          </w:p>
        </w:tc>
        <w:tc>
          <w:tcPr>
            <w:tcW w:w="1418" w:type="dxa"/>
            <w:tcBorders>
              <w:top w:val="nil"/>
              <w:left w:val="nil"/>
              <w:bottom w:val="nil"/>
              <w:right w:val="nil"/>
            </w:tcBorders>
            <w:noWrap/>
            <w:vAlign w:val="bottom"/>
            <w:hideMark/>
          </w:tcPr>
          <w:p w14:paraId="3BBC208C"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3B397DB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Kiwifruit</w:t>
            </w:r>
          </w:p>
        </w:tc>
        <w:tc>
          <w:tcPr>
            <w:tcW w:w="1445" w:type="dxa"/>
            <w:tcBorders>
              <w:top w:val="nil"/>
              <w:left w:val="nil"/>
              <w:bottom w:val="nil"/>
              <w:right w:val="nil"/>
            </w:tcBorders>
            <w:noWrap/>
            <w:vAlign w:val="bottom"/>
            <w:hideMark/>
          </w:tcPr>
          <w:p w14:paraId="2797B92F"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02A7F74D"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Vineyard</w:t>
            </w:r>
          </w:p>
        </w:tc>
        <w:tc>
          <w:tcPr>
            <w:tcW w:w="1625" w:type="dxa"/>
            <w:tcBorders>
              <w:top w:val="nil"/>
              <w:left w:val="nil"/>
              <w:bottom w:val="nil"/>
              <w:right w:val="nil"/>
            </w:tcBorders>
            <w:noWrap/>
            <w:vAlign w:val="bottom"/>
            <w:hideMark/>
          </w:tcPr>
          <w:p w14:paraId="00C6F36F"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68F8E28C" w14:textId="77777777" w:rsidTr="00036A03">
        <w:trPr>
          <w:trHeight w:val="300"/>
        </w:trPr>
        <w:tc>
          <w:tcPr>
            <w:tcW w:w="1701" w:type="dxa"/>
            <w:tcBorders>
              <w:top w:val="nil"/>
              <w:left w:val="nil"/>
              <w:bottom w:val="nil"/>
              <w:right w:val="nil"/>
            </w:tcBorders>
            <w:noWrap/>
            <w:vAlign w:val="bottom"/>
            <w:hideMark/>
          </w:tcPr>
          <w:p w14:paraId="17D9E67E"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Banana</w:t>
            </w:r>
          </w:p>
        </w:tc>
        <w:tc>
          <w:tcPr>
            <w:tcW w:w="1418" w:type="dxa"/>
            <w:tcBorders>
              <w:top w:val="nil"/>
              <w:left w:val="nil"/>
              <w:bottom w:val="nil"/>
              <w:right w:val="nil"/>
            </w:tcBorders>
            <w:noWrap/>
            <w:vAlign w:val="bottom"/>
            <w:hideMark/>
          </w:tcPr>
          <w:p w14:paraId="1D6C2F17"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5A574B7D"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Lentil</w:t>
            </w:r>
          </w:p>
        </w:tc>
        <w:tc>
          <w:tcPr>
            <w:tcW w:w="1445" w:type="dxa"/>
            <w:tcBorders>
              <w:top w:val="nil"/>
              <w:left w:val="nil"/>
              <w:bottom w:val="nil"/>
              <w:right w:val="nil"/>
            </w:tcBorders>
            <w:noWrap/>
            <w:vAlign w:val="bottom"/>
            <w:hideMark/>
          </w:tcPr>
          <w:p w14:paraId="61F7D4D9"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BAD6BE2"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Watermelon</w:t>
            </w:r>
          </w:p>
        </w:tc>
        <w:tc>
          <w:tcPr>
            <w:tcW w:w="1625" w:type="dxa"/>
            <w:tcBorders>
              <w:top w:val="nil"/>
              <w:left w:val="nil"/>
              <w:bottom w:val="nil"/>
              <w:right w:val="nil"/>
            </w:tcBorders>
            <w:noWrap/>
            <w:vAlign w:val="bottom"/>
            <w:hideMark/>
          </w:tcPr>
          <w:p w14:paraId="4710C240"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146C8E10" w14:textId="77777777" w:rsidTr="00036A03">
        <w:trPr>
          <w:trHeight w:val="300"/>
        </w:trPr>
        <w:tc>
          <w:tcPr>
            <w:tcW w:w="1701" w:type="dxa"/>
            <w:tcBorders>
              <w:top w:val="nil"/>
              <w:left w:val="nil"/>
              <w:bottom w:val="nil"/>
              <w:right w:val="nil"/>
            </w:tcBorders>
            <w:noWrap/>
            <w:vAlign w:val="bottom"/>
            <w:hideMark/>
          </w:tcPr>
          <w:p w14:paraId="2F17F1C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Bauhinia trees</w:t>
            </w:r>
          </w:p>
        </w:tc>
        <w:tc>
          <w:tcPr>
            <w:tcW w:w="1418" w:type="dxa"/>
            <w:tcBorders>
              <w:top w:val="nil"/>
              <w:left w:val="nil"/>
              <w:bottom w:val="nil"/>
              <w:right w:val="nil"/>
            </w:tcBorders>
            <w:noWrap/>
            <w:vAlign w:val="bottom"/>
            <w:hideMark/>
          </w:tcPr>
          <w:p w14:paraId="44A2F566"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3AAD13EF"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Lettuce</w:t>
            </w:r>
          </w:p>
        </w:tc>
        <w:tc>
          <w:tcPr>
            <w:tcW w:w="1445" w:type="dxa"/>
            <w:tcBorders>
              <w:top w:val="nil"/>
              <w:left w:val="nil"/>
              <w:bottom w:val="nil"/>
              <w:right w:val="nil"/>
            </w:tcBorders>
            <w:noWrap/>
            <w:vAlign w:val="bottom"/>
            <w:hideMark/>
          </w:tcPr>
          <w:p w14:paraId="1CE2956A"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3B8AB1F7"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Yam</w:t>
            </w:r>
          </w:p>
        </w:tc>
        <w:tc>
          <w:tcPr>
            <w:tcW w:w="1625" w:type="dxa"/>
            <w:tcBorders>
              <w:top w:val="nil"/>
              <w:left w:val="nil"/>
              <w:bottom w:val="nil"/>
              <w:right w:val="nil"/>
            </w:tcBorders>
            <w:noWrap/>
            <w:vAlign w:val="bottom"/>
            <w:hideMark/>
          </w:tcPr>
          <w:p w14:paraId="52DA1BE2"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0CCC9DE" w14:textId="77777777" w:rsidTr="00036A03">
        <w:trPr>
          <w:trHeight w:val="300"/>
        </w:trPr>
        <w:tc>
          <w:tcPr>
            <w:tcW w:w="1701" w:type="dxa"/>
            <w:tcBorders>
              <w:top w:val="nil"/>
              <w:left w:val="nil"/>
              <w:bottom w:val="nil"/>
              <w:right w:val="nil"/>
            </w:tcBorders>
            <w:noWrap/>
            <w:vAlign w:val="bottom"/>
            <w:hideMark/>
          </w:tcPr>
          <w:p w14:paraId="2392B0F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Bean</w:t>
            </w:r>
          </w:p>
        </w:tc>
        <w:tc>
          <w:tcPr>
            <w:tcW w:w="1418" w:type="dxa"/>
            <w:tcBorders>
              <w:top w:val="nil"/>
              <w:left w:val="nil"/>
              <w:bottom w:val="nil"/>
              <w:right w:val="nil"/>
            </w:tcBorders>
            <w:noWrap/>
            <w:vAlign w:val="bottom"/>
            <w:hideMark/>
          </w:tcPr>
          <w:p w14:paraId="4D9AB8B5"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43ACE992"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Linseed</w:t>
            </w:r>
          </w:p>
        </w:tc>
        <w:tc>
          <w:tcPr>
            <w:tcW w:w="1445" w:type="dxa"/>
            <w:tcBorders>
              <w:top w:val="nil"/>
              <w:left w:val="nil"/>
              <w:bottom w:val="nil"/>
              <w:right w:val="nil"/>
            </w:tcBorders>
            <w:noWrap/>
            <w:vAlign w:val="bottom"/>
            <w:hideMark/>
          </w:tcPr>
          <w:p w14:paraId="5B895C81"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3FAEB23B"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Zucchini</w:t>
            </w:r>
          </w:p>
        </w:tc>
        <w:tc>
          <w:tcPr>
            <w:tcW w:w="1625" w:type="dxa"/>
            <w:tcBorders>
              <w:top w:val="nil"/>
              <w:left w:val="nil"/>
              <w:bottom w:val="nil"/>
              <w:right w:val="nil"/>
            </w:tcBorders>
            <w:noWrap/>
            <w:vAlign w:val="bottom"/>
            <w:hideMark/>
          </w:tcPr>
          <w:p w14:paraId="2BF85475"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45FCE907" w14:textId="77777777" w:rsidTr="00036A03">
        <w:trPr>
          <w:trHeight w:val="300"/>
        </w:trPr>
        <w:tc>
          <w:tcPr>
            <w:tcW w:w="1701" w:type="dxa"/>
            <w:tcBorders>
              <w:top w:val="nil"/>
              <w:left w:val="nil"/>
              <w:bottom w:val="nil"/>
              <w:right w:val="nil"/>
            </w:tcBorders>
            <w:noWrap/>
            <w:vAlign w:val="bottom"/>
            <w:hideMark/>
          </w:tcPr>
          <w:p w14:paraId="7B6940C8"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Beet</w:t>
            </w:r>
          </w:p>
        </w:tc>
        <w:tc>
          <w:tcPr>
            <w:tcW w:w="1418" w:type="dxa"/>
            <w:tcBorders>
              <w:top w:val="nil"/>
              <w:left w:val="nil"/>
              <w:bottom w:val="nil"/>
              <w:right w:val="nil"/>
            </w:tcBorders>
            <w:noWrap/>
            <w:vAlign w:val="bottom"/>
            <w:hideMark/>
          </w:tcPr>
          <w:p w14:paraId="0FE731AB"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33692E1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Lupin</w:t>
            </w:r>
          </w:p>
        </w:tc>
        <w:tc>
          <w:tcPr>
            <w:tcW w:w="1445" w:type="dxa"/>
            <w:tcBorders>
              <w:top w:val="nil"/>
              <w:left w:val="nil"/>
              <w:bottom w:val="nil"/>
              <w:right w:val="nil"/>
            </w:tcBorders>
            <w:noWrap/>
            <w:vAlign w:val="bottom"/>
            <w:hideMark/>
          </w:tcPr>
          <w:p w14:paraId="6519C7F9"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29198E5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Quinoa</w:t>
            </w:r>
          </w:p>
        </w:tc>
        <w:tc>
          <w:tcPr>
            <w:tcW w:w="1625" w:type="dxa"/>
            <w:tcBorders>
              <w:top w:val="nil"/>
              <w:left w:val="nil"/>
              <w:bottom w:val="nil"/>
              <w:right w:val="nil"/>
            </w:tcBorders>
            <w:noWrap/>
            <w:vAlign w:val="bottom"/>
            <w:hideMark/>
          </w:tcPr>
          <w:p w14:paraId="5475CB16"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34746FBA" w14:textId="77777777" w:rsidTr="00036A03">
        <w:trPr>
          <w:trHeight w:val="300"/>
        </w:trPr>
        <w:tc>
          <w:tcPr>
            <w:tcW w:w="1701" w:type="dxa"/>
            <w:tcBorders>
              <w:top w:val="nil"/>
              <w:left w:val="nil"/>
              <w:bottom w:val="nil"/>
              <w:right w:val="nil"/>
            </w:tcBorders>
            <w:noWrap/>
            <w:vAlign w:val="bottom"/>
            <w:hideMark/>
          </w:tcPr>
          <w:p w14:paraId="128489D0"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Black gram</w:t>
            </w:r>
          </w:p>
        </w:tc>
        <w:tc>
          <w:tcPr>
            <w:tcW w:w="1418" w:type="dxa"/>
            <w:tcBorders>
              <w:top w:val="nil"/>
              <w:left w:val="nil"/>
              <w:bottom w:val="nil"/>
              <w:right w:val="nil"/>
            </w:tcBorders>
            <w:noWrap/>
            <w:vAlign w:val="bottom"/>
            <w:hideMark/>
          </w:tcPr>
          <w:p w14:paraId="01A7A2FE"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1724A71E"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Melon</w:t>
            </w:r>
          </w:p>
        </w:tc>
        <w:tc>
          <w:tcPr>
            <w:tcW w:w="1445" w:type="dxa"/>
            <w:tcBorders>
              <w:top w:val="nil"/>
              <w:left w:val="nil"/>
              <w:bottom w:val="nil"/>
              <w:right w:val="nil"/>
            </w:tcBorders>
            <w:noWrap/>
            <w:vAlign w:val="bottom"/>
            <w:hideMark/>
          </w:tcPr>
          <w:p w14:paraId="742BF041"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4ACE875"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Radish</w:t>
            </w:r>
          </w:p>
        </w:tc>
        <w:tc>
          <w:tcPr>
            <w:tcW w:w="1625" w:type="dxa"/>
            <w:tcBorders>
              <w:top w:val="nil"/>
              <w:left w:val="nil"/>
              <w:bottom w:val="nil"/>
              <w:right w:val="nil"/>
            </w:tcBorders>
            <w:noWrap/>
            <w:vAlign w:val="bottom"/>
            <w:hideMark/>
          </w:tcPr>
          <w:p w14:paraId="085EB5E3"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2A5661A7" w14:textId="77777777" w:rsidTr="00036A03">
        <w:trPr>
          <w:trHeight w:val="300"/>
        </w:trPr>
        <w:tc>
          <w:tcPr>
            <w:tcW w:w="1701" w:type="dxa"/>
            <w:tcBorders>
              <w:top w:val="nil"/>
              <w:left w:val="nil"/>
              <w:bottom w:val="nil"/>
              <w:right w:val="nil"/>
            </w:tcBorders>
            <w:noWrap/>
            <w:vAlign w:val="bottom"/>
            <w:hideMark/>
          </w:tcPr>
          <w:p w14:paraId="71EEF72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Broad bean</w:t>
            </w:r>
          </w:p>
        </w:tc>
        <w:tc>
          <w:tcPr>
            <w:tcW w:w="1418" w:type="dxa"/>
            <w:tcBorders>
              <w:top w:val="nil"/>
              <w:left w:val="nil"/>
              <w:bottom w:val="nil"/>
              <w:right w:val="nil"/>
            </w:tcBorders>
            <w:noWrap/>
            <w:vAlign w:val="bottom"/>
            <w:hideMark/>
          </w:tcPr>
          <w:p w14:paraId="778B8E8B"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3FE85784"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Mung bean</w:t>
            </w:r>
          </w:p>
        </w:tc>
        <w:tc>
          <w:tcPr>
            <w:tcW w:w="1445" w:type="dxa"/>
            <w:tcBorders>
              <w:top w:val="nil"/>
              <w:left w:val="nil"/>
              <w:bottom w:val="nil"/>
              <w:right w:val="nil"/>
            </w:tcBorders>
            <w:noWrap/>
            <w:vAlign w:val="bottom"/>
            <w:hideMark/>
          </w:tcPr>
          <w:p w14:paraId="4F7247E2"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E3C764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Rapeseed</w:t>
            </w:r>
          </w:p>
        </w:tc>
        <w:tc>
          <w:tcPr>
            <w:tcW w:w="1625" w:type="dxa"/>
            <w:tcBorders>
              <w:top w:val="nil"/>
              <w:left w:val="nil"/>
              <w:bottom w:val="nil"/>
              <w:right w:val="nil"/>
            </w:tcBorders>
            <w:noWrap/>
            <w:vAlign w:val="bottom"/>
            <w:hideMark/>
          </w:tcPr>
          <w:p w14:paraId="20925F15"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13186D15" w14:textId="77777777" w:rsidTr="00036A03">
        <w:trPr>
          <w:trHeight w:val="300"/>
        </w:trPr>
        <w:tc>
          <w:tcPr>
            <w:tcW w:w="1701" w:type="dxa"/>
            <w:tcBorders>
              <w:top w:val="nil"/>
              <w:left w:val="nil"/>
              <w:bottom w:val="nil"/>
              <w:right w:val="nil"/>
            </w:tcBorders>
            <w:noWrap/>
            <w:vAlign w:val="bottom"/>
            <w:hideMark/>
          </w:tcPr>
          <w:p w14:paraId="4EECFFE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Broccoli</w:t>
            </w:r>
          </w:p>
        </w:tc>
        <w:tc>
          <w:tcPr>
            <w:tcW w:w="1418" w:type="dxa"/>
            <w:tcBorders>
              <w:top w:val="nil"/>
              <w:left w:val="nil"/>
              <w:bottom w:val="nil"/>
              <w:right w:val="nil"/>
            </w:tcBorders>
            <w:noWrap/>
            <w:vAlign w:val="bottom"/>
            <w:hideMark/>
          </w:tcPr>
          <w:p w14:paraId="752268FB"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44224F22"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Mustard</w:t>
            </w:r>
          </w:p>
        </w:tc>
        <w:tc>
          <w:tcPr>
            <w:tcW w:w="1445" w:type="dxa"/>
            <w:tcBorders>
              <w:top w:val="nil"/>
              <w:left w:val="nil"/>
              <w:bottom w:val="nil"/>
              <w:right w:val="nil"/>
            </w:tcBorders>
            <w:noWrap/>
            <w:vAlign w:val="bottom"/>
            <w:hideMark/>
          </w:tcPr>
          <w:p w14:paraId="73429F32"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DE224D1"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Ribwort plantain</w:t>
            </w:r>
          </w:p>
        </w:tc>
        <w:tc>
          <w:tcPr>
            <w:tcW w:w="1625" w:type="dxa"/>
            <w:tcBorders>
              <w:top w:val="nil"/>
              <w:left w:val="nil"/>
              <w:bottom w:val="nil"/>
              <w:right w:val="nil"/>
            </w:tcBorders>
            <w:noWrap/>
            <w:vAlign w:val="bottom"/>
            <w:hideMark/>
          </w:tcPr>
          <w:p w14:paraId="47AB563E"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28F69E8" w14:textId="77777777" w:rsidTr="00036A03">
        <w:trPr>
          <w:trHeight w:val="300"/>
        </w:trPr>
        <w:tc>
          <w:tcPr>
            <w:tcW w:w="1701" w:type="dxa"/>
            <w:tcBorders>
              <w:top w:val="nil"/>
              <w:left w:val="nil"/>
              <w:bottom w:val="nil"/>
              <w:right w:val="nil"/>
            </w:tcBorders>
            <w:noWrap/>
            <w:vAlign w:val="bottom"/>
            <w:hideMark/>
          </w:tcPr>
          <w:p w14:paraId="2B1D68F7"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Cabbage</w:t>
            </w:r>
          </w:p>
        </w:tc>
        <w:tc>
          <w:tcPr>
            <w:tcW w:w="1418" w:type="dxa"/>
            <w:tcBorders>
              <w:top w:val="nil"/>
              <w:left w:val="nil"/>
              <w:bottom w:val="nil"/>
              <w:right w:val="nil"/>
            </w:tcBorders>
            <w:noWrap/>
            <w:vAlign w:val="bottom"/>
            <w:hideMark/>
          </w:tcPr>
          <w:p w14:paraId="22509743"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08C79C6A"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Oil palm</w:t>
            </w:r>
          </w:p>
        </w:tc>
        <w:tc>
          <w:tcPr>
            <w:tcW w:w="1445" w:type="dxa"/>
            <w:tcBorders>
              <w:top w:val="nil"/>
              <w:left w:val="nil"/>
              <w:bottom w:val="nil"/>
              <w:right w:val="nil"/>
            </w:tcBorders>
            <w:noWrap/>
            <w:vAlign w:val="bottom"/>
            <w:hideMark/>
          </w:tcPr>
          <w:p w14:paraId="6CC85563"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C80B0B9"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Runner bean</w:t>
            </w:r>
          </w:p>
        </w:tc>
        <w:tc>
          <w:tcPr>
            <w:tcW w:w="1625" w:type="dxa"/>
            <w:tcBorders>
              <w:top w:val="nil"/>
              <w:left w:val="nil"/>
              <w:bottom w:val="nil"/>
              <w:right w:val="nil"/>
            </w:tcBorders>
            <w:noWrap/>
            <w:vAlign w:val="bottom"/>
            <w:hideMark/>
          </w:tcPr>
          <w:p w14:paraId="5008897D"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6142F2E3" w14:textId="77777777" w:rsidTr="00036A03">
        <w:trPr>
          <w:trHeight w:val="300"/>
        </w:trPr>
        <w:tc>
          <w:tcPr>
            <w:tcW w:w="1701" w:type="dxa"/>
            <w:tcBorders>
              <w:top w:val="nil"/>
              <w:left w:val="nil"/>
              <w:bottom w:val="nil"/>
              <w:right w:val="nil"/>
            </w:tcBorders>
            <w:noWrap/>
            <w:vAlign w:val="bottom"/>
            <w:hideMark/>
          </w:tcPr>
          <w:p w14:paraId="02DEDFE6"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Carrot</w:t>
            </w:r>
          </w:p>
        </w:tc>
        <w:tc>
          <w:tcPr>
            <w:tcW w:w="1418" w:type="dxa"/>
            <w:tcBorders>
              <w:top w:val="nil"/>
              <w:left w:val="nil"/>
              <w:bottom w:val="nil"/>
              <w:right w:val="nil"/>
            </w:tcBorders>
            <w:noWrap/>
            <w:vAlign w:val="bottom"/>
            <w:hideMark/>
          </w:tcPr>
          <w:p w14:paraId="3B401C59"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258C591A"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okra</w:t>
            </w:r>
          </w:p>
        </w:tc>
        <w:tc>
          <w:tcPr>
            <w:tcW w:w="1445" w:type="dxa"/>
            <w:tcBorders>
              <w:top w:val="nil"/>
              <w:left w:val="nil"/>
              <w:bottom w:val="nil"/>
              <w:right w:val="nil"/>
            </w:tcBorders>
            <w:noWrap/>
            <w:vAlign w:val="bottom"/>
            <w:hideMark/>
          </w:tcPr>
          <w:p w14:paraId="144311F7" w14:textId="77777777" w:rsidR="007533F1" w:rsidRPr="000847DF" w:rsidRDefault="007533F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C14EA33"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 </w:t>
            </w:r>
          </w:p>
        </w:tc>
        <w:tc>
          <w:tcPr>
            <w:tcW w:w="1625" w:type="dxa"/>
            <w:tcBorders>
              <w:top w:val="nil"/>
              <w:left w:val="nil"/>
              <w:bottom w:val="nil"/>
              <w:right w:val="nil"/>
            </w:tcBorders>
            <w:noWrap/>
            <w:vAlign w:val="bottom"/>
            <w:hideMark/>
          </w:tcPr>
          <w:p w14:paraId="79698C94" w14:textId="77777777" w:rsidR="007533F1" w:rsidRPr="000847DF" w:rsidRDefault="007533F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 </w:t>
            </w:r>
          </w:p>
        </w:tc>
      </w:tr>
      <w:tr w:rsidR="007533F1" w:rsidRPr="000847DF" w14:paraId="64BC3A96" w14:textId="77777777" w:rsidTr="00036A03">
        <w:trPr>
          <w:trHeight w:val="300"/>
        </w:trPr>
        <w:tc>
          <w:tcPr>
            <w:tcW w:w="1701" w:type="dxa"/>
            <w:tcBorders>
              <w:top w:val="nil"/>
              <w:left w:val="nil"/>
              <w:bottom w:val="single" w:sz="4" w:space="0" w:color="auto"/>
              <w:right w:val="nil"/>
            </w:tcBorders>
            <w:noWrap/>
            <w:vAlign w:val="bottom"/>
          </w:tcPr>
          <w:p w14:paraId="606CE8AC" w14:textId="77777777" w:rsidR="007533F1" w:rsidRPr="000847DF" w:rsidRDefault="007533F1">
            <w:pPr>
              <w:spacing w:after="0" w:line="240" w:lineRule="auto"/>
              <w:rPr>
                <w:rFonts w:ascii="Times New Roman" w:eastAsia="Times New Roman" w:hAnsi="Times New Roman" w:cs="Times New Roman"/>
                <w:color w:val="000000"/>
              </w:rPr>
            </w:pPr>
          </w:p>
        </w:tc>
        <w:tc>
          <w:tcPr>
            <w:tcW w:w="1418" w:type="dxa"/>
            <w:tcBorders>
              <w:top w:val="nil"/>
              <w:left w:val="nil"/>
              <w:bottom w:val="single" w:sz="4" w:space="0" w:color="auto"/>
              <w:right w:val="nil"/>
            </w:tcBorders>
            <w:noWrap/>
            <w:vAlign w:val="bottom"/>
          </w:tcPr>
          <w:p w14:paraId="4D26F223" w14:textId="77777777" w:rsidR="007533F1" w:rsidRPr="000847DF" w:rsidRDefault="007533F1">
            <w:pPr>
              <w:spacing w:after="0" w:line="240" w:lineRule="auto"/>
              <w:rPr>
                <w:rFonts w:ascii="Times New Roman" w:eastAsia="Times New Roman" w:hAnsi="Times New Roman" w:cs="Times New Roman"/>
                <w:color w:val="000000"/>
              </w:rPr>
            </w:pPr>
          </w:p>
        </w:tc>
        <w:tc>
          <w:tcPr>
            <w:tcW w:w="1485" w:type="dxa"/>
            <w:tcBorders>
              <w:top w:val="nil"/>
              <w:left w:val="nil"/>
              <w:bottom w:val="single" w:sz="4" w:space="0" w:color="auto"/>
              <w:right w:val="nil"/>
            </w:tcBorders>
            <w:noWrap/>
            <w:vAlign w:val="bottom"/>
          </w:tcPr>
          <w:p w14:paraId="6A2418E1" w14:textId="77777777" w:rsidR="007533F1" w:rsidRPr="000847DF" w:rsidRDefault="007533F1">
            <w:pPr>
              <w:spacing w:after="0" w:line="240" w:lineRule="auto"/>
              <w:rPr>
                <w:rFonts w:ascii="Times New Roman" w:eastAsia="Times New Roman" w:hAnsi="Times New Roman" w:cs="Times New Roman"/>
                <w:color w:val="000000"/>
              </w:rPr>
            </w:pPr>
          </w:p>
        </w:tc>
        <w:tc>
          <w:tcPr>
            <w:tcW w:w="1445" w:type="dxa"/>
            <w:tcBorders>
              <w:top w:val="nil"/>
              <w:left w:val="nil"/>
              <w:bottom w:val="single" w:sz="4" w:space="0" w:color="auto"/>
              <w:right w:val="nil"/>
            </w:tcBorders>
            <w:noWrap/>
            <w:vAlign w:val="bottom"/>
          </w:tcPr>
          <w:p w14:paraId="05DB6CB9" w14:textId="77777777" w:rsidR="007533F1" w:rsidRPr="000847DF" w:rsidRDefault="007533F1">
            <w:pPr>
              <w:spacing w:after="0" w:line="240" w:lineRule="auto"/>
              <w:rPr>
                <w:rFonts w:ascii="Times New Roman" w:eastAsia="Times New Roman" w:hAnsi="Times New Roman" w:cs="Times New Roman"/>
                <w:color w:val="000000"/>
              </w:rPr>
            </w:pPr>
          </w:p>
        </w:tc>
        <w:tc>
          <w:tcPr>
            <w:tcW w:w="2015" w:type="dxa"/>
            <w:tcBorders>
              <w:top w:val="nil"/>
              <w:left w:val="nil"/>
              <w:bottom w:val="single" w:sz="4" w:space="0" w:color="auto"/>
              <w:right w:val="nil"/>
            </w:tcBorders>
            <w:noWrap/>
            <w:vAlign w:val="bottom"/>
          </w:tcPr>
          <w:p w14:paraId="4DE6A7C8" w14:textId="77777777" w:rsidR="007533F1" w:rsidRPr="000847DF" w:rsidRDefault="007533F1">
            <w:pPr>
              <w:spacing w:after="0" w:line="240" w:lineRule="auto"/>
              <w:rPr>
                <w:rFonts w:ascii="Times New Roman" w:eastAsia="Times New Roman" w:hAnsi="Times New Roman" w:cs="Times New Roman"/>
                <w:color w:val="000000"/>
              </w:rPr>
            </w:pPr>
          </w:p>
        </w:tc>
        <w:tc>
          <w:tcPr>
            <w:tcW w:w="1625" w:type="dxa"/>
            <w:tcBorders>
              <w:top w:val="nil"/>
              <w:left w:val="nil"/>
              <w:bottom w:val="single" w:sz="4" w:space="0" w:color="auto"/>
              <w:right w:val="nil"/>
            </w:tcBorders>
            <w:noWrap/>
            <w:vAlign w:val="bottom"/>
          </w:tcPr>
          <w:p w14:paraId="24BF94CD" w14:textId="77777777" w:rsidR="007533F1" w:rsidRPr="000847DF" w:rsidRDefault="007533F1">
            <w:pPr>
              <w:spacing w:after="0" w:line="240" w:lineRule="auto"/>
              <w:rPr>
                <w:rFonts w:ascii="Times New Roman" w:eastAsia="Times New Roman" w:hAnsi="Times New Roman" w:cs="Times New Roman"/>
                <w:color w:val="000000"/>
              </w:rPr>
            </w:pPr>
          </w:p>
        </w:tc>
      </w:tr>
    </w:tbl>
    <w:p w14:paraId="2A9725EC" w14:textId="504E9F5D" w:rsidR="00F72257" w:rsidRPr="000847DF" w:rsidRDefault="00F72257" w:rsidP="00F35087">
      <w:pPr>
        <w:pStyle w:val="NormalWeb"/>
        <w:rPr>
          <w:b/>
          <w:bCs/>
        </w:rPr>
      </w:pPr>
    </w:p>
    <w:p w14:paraId="2112334B" w14:textId="77777777" w:rsidR="007533F1" w:rsidRPr="000847DF" w:rsidRDefault="007533F1" w:rsidP="007533F1">
      <w:pPr>
        <w:widowControl w:val="0"/>
        <w:autoSpaceDE w:val="0"/>
        <w:autoSpaceDN w:val="0"/>
        <w:adjustRightInd w:val="0"/>
        <w:spacing w:after="0" w:line="260" w:lineRule="exact"/>
        <w:ind w:right="-43"/>
        <w:jc w:val="both"/>
        <w:rPr>
          <w:rFonts w:ascii="Times New Roman" w:hAnsi="Times New Roman" w:cs="Times New Roman"/>
        </w:rPr>
      </w:pPr>
      <w:r w:rsidRPr="000847DF">
        <w:rPr>
          <w:rFonts w:ascii="Times New Roman" w:hAnsi="Times New Roman" w:cs="Times New Roman"/>
        </w:rPr>
        <w:t xml:space="preserve">Supplementary Table 2:   Summary statistics of the data used in the meta-analysis. AG: agroforestry, CC: cover crop, NT: no-tillage, OF: organic farming. Aridity </w:t>
      </w:r>
      <w:proofErr w:type="gramStart"/>
      <w:r w:rsidRPr="000847DF">
        <w:rPr>
          <w:rFonts w:ascii="Times New Roman" w:hAnsi="Times New Roman" w:cs="Times New Roman"/>
        </w:rPr>
        <w:t>index</w:t>
      </w:r>
      <w:proofErr w:type="gramEnd"/>
      <w:r w:rsidRPr="000847DF">
        <w:rPr>
          <w:rFonts w:ascii="Times New Roman" w:hAnsi="Times New Roman" w:cs="Times New Roman"/>
        </w:rPr>
        <w:t xml:space="preserve"> are presented as mean (± standard deviation)</w:t>
      </w:r>
    </w:p>
    <w:p w14:paraId="524682E3" w14:textId="77777777" w:rsidR="007533F1" w:rsidRPr="000847DF" w:rsidRDefault="007533F1" w:rsidP="007533F1">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7"/>
        <w:gridCol w:w="806"/>
        <w:gridCol w:w="533"/>
        <w:gridCol w:w="672"/>
        <w:gridCol w:w="672"/>
        <w:gridCol w:w="533"/>
        <w:gridCol w:w="672"/>
        <w:gridCol w:w="1146"/>
        <w:gridCol w:w="1094"/>
        <w:gridCol w:w="863"/>
        <w:gridCol w:w="1213"/>
      </w:tblGrid>
      <w:tr w:rsidR="007533F1" w:rsidRPr="000847DF" w14:paraId="041D5972" w14:textId="77777777" w:rsidTr="00636A9C">
        <w:trPr>
          <w:trHeight w:val="267"/>
        </w:trPr>
        <w:tc>
          <w:tcPr>
            <w:tcW w:w="566" w:type="pct"/>
            <w:tcBorders>
              <w:top w:val="single" w:sz="4" w:space="0" w:color="auto"/>
              <w:left w:val="nil"/>
              <w:bottom w:val="nil"/>
              <w:right w:val="nil"/>
            </w:tcBorders>
            <w:noWrap/>
            <w:vAlign w:val="bottom"/>
            <w:hideMark/>
          </w:tcPr>
          <w:p w14:paraId="7618129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Crop Group</w:t>
            </w:r>
          </w:p>
        </w:tc>
        <w:tc>
          <w:tcPr>
            <w:tcW w:w="383" w:type="pct"/>
            <w:tcBorders>
              <w:top w:val="single" w:sz="4" w:space="0" w:color="auto"/>
              <w:left w:val="nil"/>
              <w:bottom w:val="nil"/>
              <w:right w:val="nil"/>
            </w:tcBorders>
            <w:noWrap/>
            <w:vAlign w:val="bottom"/>
            <w:hideMark/>
          </w:tcPr>
          <w:p w14:paraId="148EC3D7"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noWrap/>
            <w:vAlign w:val="bottom"/>
            <w:hideMark/>
          </w:tcPr>
          <w:p w14:paraId="43FBC893"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noWrap/>
            <w:vAlign w:val="bottom"/>
            <w:hideMark/>
          </w:tcPr>
          <w:p w14:paraId="2D4A9575"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noWrap/>
            <w:vAlign w:val="bottom"/>
            <w:hideMark/>
          </w:tcPr>
          <w:p w14:paraId="21546C1E"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noWrap/>
            <w:vAlign w:val="bottom"/>
            <w:hideMark/>
          </w:tcPr>
          <w:p w14:paraId="3EC480B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noWrap/>
            <w:vAlign w:val="bottom"/>
            <w:hideMark/>
          </w:tcPr>
          <w:p w14:paraId="138B6ADD"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noWrap/>
            <w:vAlign w:val="bottom"/>
            <w:hideMark/>
          </w:tcPr>
          <w:p w14:paraId="668F6D76"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noWrap/>
            <w:vAlign w:val="bottom"/>
            <w:hideMark/>
          </w:tcPr>
          <w:p w14:paraId="27672528"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noWrap/>
            <w:vAlign w:val="bottom"/>
            <w:hideMark/>
          </w:tcPr>
          <w:p w14:paraId="3B09287A"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noWrap/>
            <w:vAlign w:val="bottom"/>
            <w:hideMark/>
          </w:tcPr>
          <w:p w14:paraId="6962ABF5"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Tropical</w:t>
            </w:r>
          </w:p>
        </w:tc>
        <w:tc>
          <w:tcPr>
            <w:tcW w:w="600" w:type="pct"/>
            <w:tcBorders>
              <w:top w:val="single" w:sz="4" w:space="0" w:color="auto"/>
              <w:left w:val="nil"/>
              <w:bottom w:val="nil"/>
              <w:right w:val="nil"/>
            </w:tcBorders>
            <w:noWrap/>
            <w:vAlign w:val="bottom"/>
            <w:hideMark/>
          </w:tcPr>
          <w:p w14:paraId="096BB577"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Aridity index</w:t>
            </w:r>
          </w:p>
        </w:tc>
      </w:tr>
      <w:tr w:rsidR="007533F1" w:rsidRPr="000847DF" w14:paraId="4003001E" w14:textId="77777777" w:rsidTr="00636A9C">
        <w:trPr>
          <w:trHeight w:val="267"/>
        </w:trPr>
        <w:tc>
          <w:tcPr>
            <w:tcW w:w="566" w:type="pct"/>
            <w:tcBorders>
              <w:top w:val="nil"/>
              <w:left w:val="nil"/>
              <w:bottom w:val="nil"/>
              <w:right w:val="nil"/>
            </w:tcBorders>
            <w:noWrap/>
            <w:vAlign w:val="bottom"/>
            <w:hideMark/>
          </w:tcPr>
          <w:p w14:paraId="74FD1B44"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Overall</w:t>
            </w:r>
          </w:p>
        </w:tc>
        <w:tc>
          <w:tcPr>
            <w:tcW w:w="383" w:type="pct"/>
            <w:tcBorders>
              <w:top w:val="nil"/>
              <w:left w:val="nil"/>
              <w:bottom w:val="nil"/>
              <w:right w:val="nil"/>
            </w:tcBorders>
            <w:noWrap/>
            <w:vAlign w:val="bottom"/>
            <w:hideMark/>
          </w:tcPr>
          <w:p w14:paraId="2D0BEA07"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noWrap/>
            <w:vAlign w:val="bottom"/>
            <w:hideMark/>
          </w:tcPr>
          <w:p w14:paraId="3D1DDEC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noWrap/>
            <w:vAlign w:val="bottom"/>
            <w:hideMark/>
          </w:tcPr>
          <w:p w14:paraId="3DF8D9D4"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noWrap/>
            <w:vAlign w:val="bottom"/>
            <w:hideMark/>
          </w:tcPr>
          <w:p w14:paraId="0EC969D1"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noWrap/>
            <w:vAlign w:val="bottom"/>
            <w:hideMark/>
          </w:tcPr>
          <w:p w14:paraId="5FED3B8F"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noWrap/>
            <w:vAlign w:val="bottom"/>
            <w:hideMark/>
          </w:tcPr>
          <w:p w14:paraId="2B12C57A"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noWrap/>
            <w:vAlign w:val="bottom"/>
            <w:hideMark/>
          </w:tcPr>
          <w:p w14:paraId="0A2E9BB6"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noWrap/>
            <w:vAlign w:val="bottom"/>
            <w:hideMark/>
          </w:tcPr>
          <w:p w14:paraId="3918460C"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noWrap/>
            <w:vAlign w:val="bottom"/>
            <w:hideMark/>
          </w:tcPr>
          <w:p w14:paraId="73440549"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noWrap/>
            <w:vAlign w:val="bottom"/>
            <w:hideMark/>
          </w:tcPr>
          <w:p w14:paraId="138BB3F0"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1 111</w:t>
            </w:r>
          </w:p>
        </w:tc>
        <w:tc>
          <w:tcPr>
            <w:tcW w:w="600" w:type="pct"/>
            <w:tcBorders>
              <w:top w:val="nil"/>
              <w:left w:val="nil"/>
              <w:bottom w:val="nil"/>
              <w:right w:val="nil"/>
            </w:tcBorders>
            <w:noWrap/>
            <w:vAlign w:val="bottom"/>
            <w:hideMark/>
          </w:tcPr>
          <w:p w14:paraId="7182BFBF"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0.65 (± 0.30)</w:t>
            </w:r>
          </w:p>
        </w:tc>
      </w:tr>
      <w:tr w:rsidR="007533F1" w:rsidRPr="000847DF" w14:paraId="238769E8" w14:textId="77777777" w:rsidTr="00636A9C">
        <w:trPr>
          <w:trHeight w:val="267"/>
        </w:trPr>
        <w:tc>
          <w:tcPr>
            <w:tcW w:w="566" w:type="pct"/>
            <w:tcBorders>
              <w:top w:val="nil"/>
              <w:left w:val="nil"/>
              <w:bottom w:val="nil"/>
              <w:right w:val="nil"/>
            </w:tcBorders>
            <w:noWrap/>
            <w:vAlign w:val="bottom"/>
            <w:hideMark/>
          </w:tcPr>
          <w:p w14:paraId="4E2850F2"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Maize</w:t>
            </w:r>
          </w:p>
        </w:tc>
        <w:tc>
          <w:tcPr>
            <w:tcW w:w="383" w:type="pct"/>
            <w:tcBorders>
              <w:top w:val="nil"/>
              <w:left w:val="nil"/>
              <w:bottom w:val="nil"/>
              <w:right w:val="nil"/>
            </w:tcBorders>
            <w:noWrap/>
            <w:vAlign w:val="bottom"/>
            <w:hideMark/>
          </w:tcPr>
          <w:p w14:paraId="7BB629C7"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noWrap/>
            <w:vAlign w:val="bottom"/>
            <w:hideMark/>
          </w:tcPr>
          <w:p w14:paraId="166DBDA4"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noWrap/>
            <w:vAlign w:val="bottom"/>
            <w:hideMark/>
          </w:tcPr>
          <w:p w14:paraId="0B110A48"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noWrap/>
            <w:vAlign w:val="bottom"/>
            <w:hideMark/>
          </w:tcPr>
          <w:p w14:paraId="27C42D7F"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noWrap/>
            <w:vAlign w:val="bottom"/>
            <w:hideMark/>
          </w:tcPr>
          <w:p w14:paraId="2C12239A"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noWrap/>
            <w:vAlign w:val="bottom"/>
            <w:hideMark/>
          </w:tcPr>
          <w:p w14:paraId="4EEC82D7"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noWrap/>
            <w:vAlign w:val="bottom"/>
            <w:hideMark/>
          </w:tcPr>
          <w:p w14:paraId="62645F46"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noWrap/>
            <w:vAlign w:val="bottom"/>
            <w:hideMark/>
          </w:tcPr>
          <w:p w14:paraId="3FA7F338"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noWrap/>
            <w:vAlign w:val="bottom"/>
            <w:hideMark/>
          </w:tcPr>
          <w:p w14:paraId="292A8FAD"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noWrap/>
            <w:vAlign w:val="bottom"/>
            <w:hideMark/>
          </w:tcPr>
          <w:p w14:paraId="60D69BA4"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674</w:t>
            </w:r>
          </w:p>
        </w:tc>
        <w:tc>
          <w:tcPr>
            <w:tcW w:w="600" w:type="pct"/>
            <w:tcBorders>
              <w:top w:val="nil"/>
              <w:left w:val="nil"/>
              <w:bottom w:val="nil"/>
              <w:right w:val="nil"/>
            </w:tcBorders>
            <w:noWrap/>
            <w:vAlign w:val="bottom"/>
            <w:hideMark/>
          </w:tcPr>
          <w:p w14:paraId="241DBA79"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0.69 (± 0.25)</w:t>
            </w:r>
          </w:p>
        </w:tc>
      </w:tr>
      <w:tr w:rsidR="007533F1" w:rsidRPr="000847DF" w14:paraId="71420BD2" w14:textId="77777777" w:rsidTr="00636A9C">
        <w:trPr>
          <w:trHeight w:val="267"/>
        </w:trPr>
        <w:tc>
          <w:tcPr>
            <w:tcW w:w="566" w:type="pct"/>
            <w:tcBorders>
              <w:top w:val="nil"/>
              <w:left w:val="nil"/>
              <w:bottom w:val="nil"/>
              <w:right w:val="nil"/>
            </w:tcBorders>
            <w:noWrap/>
            <w:vAlign w:val="bottom"/>
            <w:hideMark/>
          </w:tcPr>
          <w:p w14:paraId="1CF6BAB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Wheat</w:t>
            </w:r>
          </w:p>
        </w:tc>
        <w:tc>
          <w:tcPr>
            <w:tcW w:w="383" w:type="pct"/>
            <w:tcBorders>
              <w:top w:val="nil"/>
              <w:left w:val="nil"/>
              <w:bottom w:val="nil"/>
              <w:right w:val="nil"/>
            </w:tcBorders>
            <w:noWrap/>
            <w:vAlign w:val="bottom"/>
            <w:hideMark/>
          </w:tcPr>
          <w:p w14:paraId="40665C6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noWrap/>
            <w:vAlign w:val="bottom"/>
            <w:hideMark/>
          </w:tcPr>
          <w:p w14:paraId="31F44F76"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noWrap/>
            <w:vAlign w:val="bottom"/>
            <w:hideMark/>
          </w:tcPr>
          <w:p w14:paraId="04992C80"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noWrap/>
            <w:vAlign w:val="bottom"/>
            <w:hideMark/>
          </w:tcPr>
          <w:p w14:paraId="034CDAAF"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noWrap/>
            <w:vAlign w:val="bottom"/>
            <w:hideMark/>
          </w:tcPr>
          <w:p w14:paraId="366E172F"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noWrap/>
            <w:vAlign w:val="bottom"/>
            <w:hideMark/>
          </w:tcPr>
          <w:p w14:paraId="387C34FA"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noWrap/>
            <w:vAlign w:val="bottom"/>
            <w:hideMark/>
          </w:tcPr>
          <w:p w14:paraId="10092F91"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noWrap/>
            <w:vAlign w:val="bottom"/>
            <w:hideMark/>
          </w:tcPr>
          <w:p w14:paraId="4B7291DC"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noWrap/>
            <w:vAlign w:val="bottom"/>
            <w:hideMark/>
          </w:tcPr>
          <w:p w14:paraId="05528A01"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noWrap/>
            <w:vAlign w:val="bottom"/>
            <w:hideMark/>
          </w:tcPr>
          <w:p w14:paraId="4A84FD1D"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38</w:t>
            </w:r>
          </w:p>
        </w:tc>
        <w:tc>
          <w:tcPr>
            <w:tcW w:w="600" w:type="pct"/>
            <w:tcBorders>
              <w:top w:val="nil"/>
              <w:left w:val="nil"/>
              <w:bottom w:val="nil"/>
              <w:right w:val="nil"/>
            </w:tcBorders>
            <w:noWrap/>
            <w:vAlign w:val="bottom"/>
            <w:hideMark/>
          </w:tcPr>
          <w:p w14:paraId="6AEF1694"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0.54 (± 0.29)</w:t>
            </w:r>
          </w:p>
        </w:tc>
      </w:tr>
      <w:tr w:rsidR="007533F1" w:rsidRPr="000847DF" w14:paraId="4264C2C5" w14:textId="77777777" w:rsidTr="00636A9C">
        <w:trPr>
          <w:trHeight w:val="267"/>
        </w:trPr>
        <w:tc>
          <w:tcPr>
            <w:tcW w:w="566" w:type="pct"/>
            <w:tcBorders>
              <w:top w:val="nil"/>
              <w:left w:val="nil"/>
              <w:bottom w:val="nil"/>
              <w:right w:val="nil"/>
            </w:tcBorders>
            <w:noWrap/>
            <w:vAlign w:val="bottom"/>
            <w:hideMark/>
          </w:tcPr>
          <w:p w14:paraId="0DCC7266"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Rice</w:t>
            </w:r>
          </w:p>
        </w:tc>
        <w:tc>
          <w:tcPr>
            <w:tcW w:w="383" w:type="pct"/>
            <w:tcBorders>
              <w:top w:val="nil"/>
              <w:left w:val="nil"/>
              <w:bottom w:val="nil"/>
              <w:right w:val="nil"/>
            </w:tcBorders>
            <w:noWrap/>
            <w:vAlign w:val="bottom"/>
            <w:hideMark/>
          </w:tcPr>
          <w:p w14:paraId="774D7750"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noWrap/>
            <w:vAlign w:val="bottom"/>
            <w:hideMark/>
          </w:tcPr>
          <w:p w14:paraId="71E7241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noWrap/>
            <w:vAlign w:val="bottom"/>
            <w:hideMark/>
          </w:tcPr>
          <w:p w14:paraId="4B611D50"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noWrap/>
            <w:vAlign w:val="bottom"/>
            <w:hideMark/>
          </w:tcPr>
          <w:p w14:paraId="67AE697E"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noWrap/>
            <w:vAlign w:val="bottom"/>
            <w:hideMark/>
          </w:tcPr>
          <w:p w14:paraId="2911E20A"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noWrap/>
            <w:vAlign w:val="bottom"/>
            <w:hideMark/>
          </w:tcPr>
          <w:p w14:paraId="2E195640"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noWrap/>
            <w:vAlign w:val="bottom"/>
            <w:hideMark/>
          </w:tcPr>
          <w:p w14:paraId="1D0EAD12"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noWrap/>
            <w:vAlign w:val="bottom"/>
            <w:hideMark/>
          </w:tcPr>
          <w:p w14:paraId="57123A85"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noWrap/>
            <w:vAlign w:val="bottom"/>
            <w:hideMark/>
          </w:tcPr>
          <w:p w14:paraId="715BD5E2"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noWrap/>
            <w:vAlign w:val="bottom"/>
            <w:hideMark/>
          </w:tcPr>
          <w:p w14:paraId="6B292993"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103</w:t>
            </w:r>
          </w:p>
        </w:tc>
        <w:tc>
          <w:tcPr>
            <w:tcW w:w="600" w:type="pct"/>
            <w:tcBorders>
              <w:top w:val="nil"/>
              <w:left w:val="nil"/>
              <w:bottom w:val="nil"/>
              <w:right w:val="nil"/>
            </w:tcBorders>
            <w:noWrap/>
            <w:vAlign w:val="bottom"/>
            <w:hideMark/>
          </w:tcPr>
          <w:p w14:paraId="252CCA97"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0.96 (± 0.35)</w:t>
            </w:r>
          </w:p>
        </w:tc>
      </w:tr>
      <w:tr w:rsidR="007533F1" w:rsidRPr="000847DF" w14:paraId="53737813" w14:textId="77777777" w:rsidTr="00636A9C">
        <w:trPr>
          <w:trHeight w:val="267"/>
        </w:trPr>
        <w:tc>
          <w:tcPr>
            <w:tcW w:w="566" w:type="pct"/>
            <w:tcBorders>
              <w:top w:val="nil"/>
              <w:left w:val="nil"/>
              <w:bottom w:val="nil"/>
              <w:right w:val="nil"/>
            </w:tcBorders>
            <w:noWrap/>
            <w:vAlign w:val="bottom"/>
            <w:hideMark/>
          </w:tcPr>
          <w:p w14:paraId="2E90D716"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Soybean</w:t>
            </w:r>
          </w:p>
        </w:tc>
        <w:tc>
          <w:tcPr>
            <w:tcW w:w="383" w:type="pct"/>
            <w:tcBorders>
              <w:top w:val="nil"/>
              <w:left w:val="nil"/>
              <w:bottom w:val="nil"/>
              <w:right w:val="nil"/>
            </w:tcBorders>
            <w:noWrap/>
            <w:vAlign w:val="bottom"/>
            <w:hideMark/>
          </w:tcPr>
          <w:p w14:paraId="05982077"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noWrap/>
            <w:vAlign w:val="bottom"/>
            <w:hideMark/>
          </w:tcPr>
          <w:p w14:paraId="382234EC"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noWrap/>
            <w:vAlign w:val="bottom"/>
            <w:hideMark/>
          </w:tcPr>
          <w:p w14:paraId="13550459"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noWrap/>
            <w:vAlign w:val="bottom"/>
            <w:hideMark/>
          </w:tcPr>
          <w:p w14:paraId="3F94902A"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noWrap/>
            <w:vAlign w:val="bottom"/>
            <w:hideMark/>
          </w:tcPr>
          <w:p w14:paraId="416B8030"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noWrap/>
            <w:vAlign w:val="bottom"/>
            <w:hideMark/>
          </w:tcPr>
          <w:p w14:paraId="54217E9D"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noWrap/>
            <w:vAlign w:val="bottom"/>
            <w:hideMark/>
          </w:tcPr>
          <w:p w14:paraId="24032A53"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noWrap/>
            <w:vAlign w:val="bottom"/>
            <w:hideMark/>
          </w:tcPr>
          <w:p w14:paraId="287B6B1A"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noWrap/>
            <w:vAlign w:val="bottom"/>
            <w:hideMark/>
          </w:tcPr>
          <w:p w14:paraId="21C879B9"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noWrap/>
            <w:vAlign w:val="bottom"/>
            <w:hideMark/>
          </w:tcPr>
          <w:p w14:paraId="22F2674E"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13</w:t>
            </w:r>
          </w:p>
        </w:tc>
        <w:tc>
          <w:tcPr>
            <w:tcW w:w="600" w:type="pct"/>
            <w:tcBorders>
              <w:top w:val="nil"/>
              <w:left w:val="nil"/>
              <w:bottom w:val="nil"/>
              <w:right w:val="nil"/>
            </w:tcBorders>
            <w:noWrap/>
            <w:vAlign w:val="bottom"/>
            <w:hideMark/>
          </w:tcPr>
          <w:p w14:paraId="4871DE8C"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0.79 (± 0.21)</w:t>
            </w:r>
          </w:p>
        </w:tc>
      </w:tr>
      <w:tr w:rsidR="007533F1" w:rsidRPr="000847DF" w14:paraId="7A049318" w14:textId="77777777" w:rsidTr="00636A9C">
        <w:trPr>
          <w:trHeight w:val="267"/>
        </w:trPr>
        <w:tc>
          <w:tcPr>
            <w:tcW w:w="566" w:type="pct"/>
            <w:tcBorders>
              <w:top w:val="nil"/>
              <w:left w:val="nil"/>
              <w:bottom w:val="nil"/>
              <w:right w:val="nil"/>
            </w:tcBorders>
            <w:noWrap/>
            <w:vAlign w:val="bottom"/>
            <w:hideMark/>
          </w:tcPr>
          <w:p w14:paraId="0FD25B3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Cereal</w:t>
            </w:r>
          </w:p>
        </w:tc>
        <w:tc>
          <w:tcPr>
            <w:tcW w:w="383" w:type="pct"/>
            <w:tcBorders>
              <w:top w:val="nil"/>
              <w:left w:val="nil"/>
              <w:bottom w:val="nil"/>
              <w:right w:val="nil"/>
            </w:tcBorders>
            <w:noWrap/>
            <w:vAlign w:val="bottom"/>
            <w:hideMark/>
          </w:tcPr>
          <w:p w14:paraId="1402903F"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noWrap/>
            <w:vAlign w:val="bottom"/>
            <w:hideMark/>
          </w:tcPr>
          <w:p w14:paraId="41648200"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noWrap/>
            <w:vAlign w:val="bottom"/>
            <w:hideMark/>
          </w:tcPr>
          <w:p w14:paraId="47DC0DE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noWrap/>
            <w:vAlign w:val="bottom"/>
            <w:hideMark/>
          </w:tcPr>
          <w:p w14:paraId="600EDAFE"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noWrap/>
            <w:vAlign w:val="bottom"/>
            <w:hideMark/>
          </w:tcPr>
          <w:p w14:paraId="34F42E52"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noWrap/>
            <w:vAlign w:val="bottom"/>
            <w:hideMark/>
          </w:tcPr>
          <w:p w14:paraId="16A1D6C9"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noWrap/>
            <w:vAlign w:val="bottom"/>
            <w:hideMark/>
          </w:tcPr>
          <w:p w14:paraId="59B98C13"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noWrap/>
            <w:vAlign w:val="bottom"/>
            <w:hideMark/>
          </w:tcPr>
          <w:p w14:paraId="3E3F9170"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noWrap/>
            <w:vAlign w:val="bottom"/>
            <w:hideMark/>
          </w:tcPr>
          <w:p w14:paraId="27BB5C0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noWrap/>
            <w:vAlign w:val="bottom"/>
            <w:hideMark/>
          </w:tcPr>
          <w:p w14:paraId="59C6CA1E"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29</w:t>
            </w:r>
          </w:p>
        </w:tc>
        <w:tc>
          <w:tcPr>
            <w:tcW w:w="600" w:type="pct"/>
            <w:tcBorders>
              <w:top w:val="nil"/>
              <w:left w:val="nil"/>
              <w:bottom w:val="nil"/>
              <w:right w:val="nil"/>
            </w:tcBorders>
            <w:noWrap/>
            <w:vAlign w:val="bottom"/>
            <w:hideMark/>
          </w:tcPr>
          <w:p w14:paraId="3A44BC9D"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0.54 (± 0.30)</w:t>
            </w:r>
          </w:p>
        </w:tc>
      </w:tr>
      <w:tr w:rsidR="007533F1" w:rsidRPr="000847DF" w14:paraId="74D29ECF" w14:textId="77777777" w:rsidTr="00636A9C">
        <w:trPr>
          <w:trHeight w:val="267"/>
        </w:trPr>
        <w:tc>
          <w:tcPr>
            <w:tcW w:w="566" w:type="pct"/>
            <w:tcBorders>
              <w:top w:val="nil"/>
              <w:left w:val="nil"/>
              <w:bottom w:val="nil"/>
              <w:right w:val="nil"/>
            </w:tcBorders>
            <w:noWrap/>
            <w:vAlign w:val="bottom"/>
            <w:hideMark/>
          </w:tcPr>
          <w:p w14:paraId="1C8C0B8A"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Cash crop</w:t>
            </w:r>
          </w:p>
        </w:tc>
        <w:tc>
          <w:tcPr>
            <w:tcW w:w="383" w:type="pct"/>
            <w:tcBorders>
              <w:top w:val="nil"/>
              <w:left w:val="nil"/>
              <w:bottom w:val="nil"/>
              <w:right w:val="nil"/>
            </w:tcBorders>
            <w:noWrap/>
            <w:vAlign w:val="bottom"/>
            <w:hideMark/>
          </w:tcPr>
          <w:p w14:paraId="43A35E83"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noWrap/>
            <w:vAlign w:val="bottom"/>
            <w:hideMark/>
          </w:tcPr>
          <w:p w14:paraId="6D6D95F6"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noWrap/>
            <w:vAlign w:val="bottom"/>
            <w:hideMark/>
          </w:tcPr>
          <w:p w14:paraId="201EFE6C"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noWrap/>
            <w:vAlign w:val="bottom"/>
            <w:hideMark/>
          </w:tcPr>
          <w:p w14:paraId="6013390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noWrap/>
            <w:vAlign w:val="bottom"/>
            <w:hideMark/>
          </w:tcPr>
          <w:p w14:paraId="5C804398"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noWrap/>
            <w:vAlign w:val="bottom"/>
            <w:hideMark/>
          </w:tcPr>
          <w:p w14:paraId="3FAE0DF0"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noWrap/>
            <w:vAlign w:val="bottom"/>
            <w:hideMark/>
          </w:tcPr>
          <w:p w14:paraId="1359835C"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noWrap/>
            <w:vAlign w:val="bottom"/>
            <w:hideMark/>
          </w:tcPr>
          <w:p w14:paraId="6C112BB9"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noWrap/>
            <w:vAlign w:val="bottom"/>
            <w:hideMark/>
          </w:tcPr>
          <w:p w14:paraId="69C74719"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noWrap/>
            <w:vAlign w:val="bottom"/>
            <w:hideMark/>
          </w:tcPr>
          <w:p w14:paraId="1CFF83B1"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8</w:t>
            </w:r>
          </w:p>
        </w:tc>
        <w:tc>
          <w:tcPr>
            <w:tcW w:w="600" w:type="pct"/>
            <w:tcBorders>
              <w:top w:val="nil"/>
              <w:left w:val="nil"/>
              <w:bottom w:val="nil"/>
              <w:right w:val="nil"/>
            </w:tcBorders>
            <w:noWrap/>
            <w:vAlign w:val="bottom"/>
            <w:hideMark/>
          </w:tcPr>
          <w:p w14:paraId="116BEF93"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0.78 (± 0.30)</w:t>
            </w:r>
          </w:p>
        </w:tc>
      </w:tr>
      <w:tr w:rsidR="007533F1" w:rsidRPr="000847DF" w14:paraId="7A886C89" w14:textId="77777777" w:rsidTr="00636A9C">
        <w:trPr>
          <w:trHeight w:val="803"/>
        </w:trPr>
        <w:tc>
          <w:tcPr>
            <w:tcW w:w="566" w:type="pct"/>
            <w:tcBorders>
              <w:top w:val="nil"/>
              <w:left w:val="nil"/>
              <w:bottom w:val="single" w:sz="4" w:space="0" w:color="auto"/>
              <w:right w:val="nil"/>
            </w:tcBorders>
            <w:hideMark/>
          </w:tcPr>
          <w:p w14:paraId="4F23652F"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 xml:space="preserve">Vegetables, fruits and others </w:t>
            </w:r>
          </w:p>
        </w:tc>
        <w:tc>
          <w:tcPr>
            <w:tcW w:w="383" w:type="pct"/>
            <w:tcBorders>
              <w:top w:val="nil"/>
              <w:left w:val="nil"/>
              <w:bottom w:val="single" w:sz="4" w:space="0" w:color="auto"/>
              <w:right w:val="nil"/>
            </w:tcBorders>
            <w:noWrap/>
            <w:hideMark/>
          </w:tcPr>
          <w:p w14:paraId="1BED8AD4"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noWrap/>
            <w:hideMark/>
          </w:tcPr>
          <w:p w14:paraId="02F396D3"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noWrap/>
            <w:hideMark/>
          </w:tcPr>
          <w:p w14:paraId="55EDCBC8"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noWrap/>
            <w:hideMark/>
          </w:tcPr>
          <w:p w14:paraId="1EAF9B2A"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noWrap/>
            <w:hideMark/>
          </w:tcPr>
          <w:p w14:paraId="51E06D21"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noWrap/>
            <w:hideMark/>
          </w:tcPr>
          <w:p w14:paraId="29C760C8"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noWrap/>
            <w:hideMark/>
          </w:tcPr>
          <w:p w14:paraId="60D8B1A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noWrap/>
            <w:hideMark/>
          </w:tcPr>
          <w:p w14:paraId="7424E53A"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noWrap/>
            <w:hideMark/>
          </w:tcPr>
          <w:p w14:paraId="467AE8CB"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noWrap/>
            <w:hideMark/>
          </w:tcPr>
          <w:p w14:paraId="74417DFF"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246</w:t>
            </w:r>
          </w:p>
        </w:tc>
        <w:tc>
          <w:tcPr>
            <w:tcW w:w="600" w:type="pct"/>
            <w:tcBorders>
              <w:top w:val="nil"/>
              <w:left w:val="nil"/>
              <w:bottom w:val="single" w:sz="4" w:space="0" w:color="auto"/>
              <w:right w:val="nil"/>
            </w:tcBorders>
            <w:noWrap/>
            <w:hideMark/>
          </w:tcPr>
          <w:p w14:paraId="0F8BA011" w14:textId="77777777" w:rsidR="007533F1" w:rsidRPr="000847DF" w:rsidRDefault="007533F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0.58 (± 0.31)</w:t>
            </w:r>
          </w:p>
        </w:tc>
      </w:tr>
      <w:tr w:rsidR="007533F1" w:rsidRPr="000847DF" w14:paraId="2E0F78BB" w14:textId="77777777" w:rsidTr="00636A9C">
        <w:trPr>
          <w:trHeight w:val="267"/>
        </w:trPr>
        <w:tc>
          <w:tcPr>
            <w:tcW w:w="566" w:type="pct"/>
            <w:tcBorders>
              <w:top w:val="nil"/>
              <w:left w:val="nil"/>
              <w:bottom w:val="nil"/>
              <w:right w:val="nil"/>
            </w:tcBorders>
            <w:noWrap/>
            <w:vAlign w:val="bottom"/>
            <w:hideMark/>
          </w:tcPr>
          <w:p w14:paraId="5EB8C518" w14:textId="77777777" w:rsidR="007533F1" w:rsidRPr="000847DF" w:rsidRDefault="007533F1">
            <w:pPr>
              <w:spacing w:after="0" w:line="240" w:lineRule="auto"/>
              <w:rPr>
                <w:rFonts w:ascii="Times New Roman" w:eastAsia="Times New Roman" w:hAnsi="Times New Roman" w:cs="Times New Roman"/>
                <w:color w:val="000000"/>
                <w:kern w:val="0"/>
                <w:sz w:val="20"/>
                <w:szCs w:val="20"/>
                <w14:ligatures w14:val="none"/>
              </w:rPr>
            </w:pPr>
          </w:p>
        </w:tc>
        <w:tc>
          <w:tcPr>
            <w:tcW w:w="383" w:type="pct"/>
            <w:tcBorders>
              <w:top w:val="nil"/>
              <w:left w:val="nil"/>
              <w:bottom w:val="nil"/>
              <w:right w:val="nil"/>
            </w:tcBorders>
            <w:noWrap/>
            <w:vAlign w:val="bottom"/>
            <w:hideMark/>
          </w:tcPr>
          <w:p w14:paraId="716E1756"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noWrap/>
            <w:vAlign w:val="bottom"/>
            <w:hideMark/>
          </w:tcPr>
          <w:p w14:paraId="2782347B"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noWrap/>
            <w:vAlign w:val="bottom"/>
            <w:hideMark/>
          </w:tcPr>
          <w:p w14:paraId="49241E70"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noWrap/>
            <w:vAlign w:val="bottom"/>
            <w:hideMark/>
          </w:tcPr>
          <w:p w14:paraId="09B07AAB"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noWrap/>
            <w:vAlign w:val="bottom"/>
            <w:hideMark/>
          </w:tcPr>
          <w:p w14:paraId="525EACA4"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noWrap/>
            <w:vAlign w:val="bottom"/>
            <w:hideMark/>
          </w:tcPr>
          <w:p w14:paraId="1511E41A"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noWrap/>
            <w:vAlign w:val="bottom"/>
            <w:hideMark/>
          </w:tcPr>
          <w:p w14:paraId="6A6868B9"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noWrap/>
            <w:vAlign w:val="bottom"/>
            <w:hideMark/>
          </w:tcPr>
          <w:p w14:paraId="428672A6"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noWrap/>
            <w:vAlign w:val="bottom"/>
            <w:hideMark/>
          </w:tcPr>
          <w:p w14:paraId="3AE9244B"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noWrap/>
            <w:vAlign w:val="bottom"/>
            <w:hideMark/>
          </w:tcPr>
          <w:p w14:paraId="1D2230DB"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c>
          <w:tcPr>
            <w:tcW w:w="600" w:type="pct"/>
            <w:tcBorders>
              <w:top w:val="nil"/>
              <w:left w:val="nil"/>
              <w:bottom w:val="nil"/>
              <w:right w:val="nil"/>
            </w:tcBorders>
            <w:noWrap/>
            <w:vAlign w:val="bottom"/>
            <w:hideMark/>
          </w:tcPr>
          <w:p w14:paraId="43B912B5" w14:textId="77777777" w:rsidR="007533F1" w:rsidRPr="000847DF" w:rsidRDefault="007533F1">
            <w:pPr>
              <w:spacing w:after="0" w:line="240" w:lineRule="auto"/>
              <w:rPr>
                <w:rFonts w:ascii="Times New Roman" w:eastAsia="Times New Roman" w:hAnsi="Times New Roman" w:cs="Times New Roman"/>
                <w:kern w:val="0"/>
                <w:sz w:val="20"/>
                <w:szCs w:val="20"/>
                <w14:ligatures w14:val="none"/>
              </w:rPr>
            </w:pPr>
          </w:p>
        </w:tc>
      </w:tr>
    </w:tbl>
    <w:p w14:paraId="14BEE0A5" w14:textId="02568164" w:rsidR="00636A9C" w:rsidRPr="000847DF" w:rsidRDefault="00636A9C" w:rsidP="00636A9C">
      <w:pPr>
        <w:widowControl w:val="0"/>
        <w:autoSpaceDE w:val="0"/>
        <w:autoSpaceDN w:val="0"/>
        <w:adjustRightInd w:val="0"/>
        <w:spacing w:after="0" w:line="260" w:lineRule="exact"/>
        <w:ind w:right="-43"/>
        <w:jc w:val="both"/>
        <w:rPr>
          <w:rFonts w:ascii="Times New Roman" w:hAnsi="Times New Roman" w:cs="Times New Roman"/>
        </w:rPr>
      </w:pPr>
      <w:r w:rsidRPr="000847DF">
        <w:rPr>
          <w:rFonts w:ascii="Times New Roman" w:hAnsi="Times New Roman" w:cs="Times New Roman"/>
        </w:rPr>
        <w:t>Supplementary Table 3:   Soil type classes</w:t>
      </w:r>
    </w:p>
    <w:p w14:paraId="082EB0EA" w14:textId="77777777" w:rsidR="007533F1" w:rsidRPr="000847DF"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100" w:type="dxa"/>
        <w:tblLook w:val="04A0" w:firstRow="1" w:lastRow="0" w:firstColumn="1" w:lastColumn="0" w:noHBand="0" w:noVBand="1"/>
      </w:tblPr>
      <w:tblGrid>
        <w:gridCol w:w="681"/>
        <w:gridCol w:w="1460"/>
        <w:gridCol w:w="681"/>
        <w:gridCol w:w="1460"/>
      </w:tblGrid>
      <w:tr w:rsidR="00636A9C" w:rsidRPr="000847DF" w14:paraId="29FE491B" w14:textId="77777777" w:rsidTr="00636A9C">
        <w:trPr>
          <w:trHeight w:val="300"/>
        </w:trPr>
        <w:tc>
          <w:tcPr>
            <w:tcW w:w="560" w:type="dxa"/>
            <w:tcBorders>
              <w:top w:val="single" w:sz="4" w:space="0" w:color="auto"/>
              <w:left w:val="nil"/>
              <w:bottom w:val="single" w:sz="4" w:space="0" w:color="auto"/>
              <w:right w:val="nil"/>
            </w:tcBorders>
            <w:noWrap/>
            <w:vAlign w:val="bottom"/>
            <w:hideMark/>
          </w:tcPr>
          <w:p w14:paraId="60A2B1F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noWrap/>
            <w:vAlign w:val="bottom"/>
            <w:hideMark/>
          </w:tcPr>
          <w:p w14:paraId="5C935B4D"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Soil class</w:t>
            </w:r>
          </w:p>
        </w:tc>
        <w:tc>
          <w:tcPr>
            <w:tcW w:w="620" w:type="dxa"/>
            <w:tcBorders>
              <w:top w:val="single" w:sz="4" w:space="0" w:color="auto"/>
              <w:left w:val="nil"/>
              <w:bottom w:val="single" w:sz="4" w:space="0" w:color="auto"/>
              <w:right w:val="nil"/>
            </w:tcBorders>
            <w:noWrap/>
            <w:vAlign w:val="bottom"/>
            <w:hideMark/>
          </w:tcPr>
          <w:p w14:paraId="1C2286B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noWrap/>
            <w:vAlign w:val="bottom"/>
            <w:hideMark/>
          </w:tcPr>
          <w:p w14:paraId="739804D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Soil class</w:t>
            </w:r>
          </w:p>
        </w:tc>
      </w:tr>
      <w:tr w:rsidR="00636A9C" w:rsidRPr="000847DF" w14:paraId="071C4D63" w14:textId="77777777" w:rsidTr="00636A9C">
        <w:trPr>
          <w:trHeight w:val="300"/>
        </w:trPr>
        <w:tc>
          <w:tcPr>
            <w:tcW w:w="560" w:type="dxa"/>
            <w:tcBorders>
              <w:top w:val="nil"/>
              <w:left w:val="nil"/>
              <w:bottom w:val="nil"/>
              <w:right w:val="nil"/>
            </w:tcBorders>
            <w:noWrap/>
            <w:vAlign w:val="bottom"/>
            <w:hideMark/>
          </w:tcPr>
          <w:p w14:paraId="1B474FAD"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0</w:t>
            </w:r>
          </w:p>
        </w:tc>
        <w:tc>
          <w:tcPr>
            <w:tcW w:w="1460" w:type="dxa"/>
            <w:tcBorders>
              <w:top w:val="nil"/>
              <w:left w:val="nil"/>
              <w:bottom w:val="nil"/>
              <w:right w:val="nil"/>
            </w:tcBorders>
            <w:noWrap/>
            <w:vAlign w:val="bottom"/>
            <w:hideMark/>
          </w:tcPr>
          <w:p w14:paraId="19C8628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Acrisols</w:t>
            </w:r>
            <w:proofErr w:type="spellEnd"/>
          </w:p>
        </w:tc>
        <w:tc>
          <w:tcPr>
            <w:tcW w:w="620" w:type="dxa"/>
            <w:tcBorders>
              <w:top w:val="nil"/>
              <w:left w:val="nil"/>
              <w:bottom w:val="nil"/>
              <w:right w:val="nil"/>
            </w:tcBorders>
            <w:noWrap/>
            <w:vAlign w:val="bottom"/>
            <w:hideMark/>
          </w:tcPr>
          <w:p w14:paraId="3778EE92"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15</w:t>
            </w:r>
          </w:p>
        </w:tc>
        <w:tc>
          <w:tcPr>
            <w:tcW w:w="1460" w:type="dxa"/>
            <w:tcBorders>
              <w:top w:val="nil"/>
              <w:left w:val="nil"/>
              <w:bottom w:val="nil"/>
              <w:right w:val="nil"/>
            </w:tcBorders>
            <w:noWrap/>
            <w:vAlign w:val="bottom"/>
            <w:hideMark/>
          </w:tcPr>
          <w:p w14:paraId="356537D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Kastanozems</w:t>
            </w:r>
            <w:proofErr w:type="spellEnd"/>
          </w:p>
        </w:tc>
      </w:tr>
      <w:tr w:rsidR="00636A9C" w:rsidRPr="000847DF" w14:paraId="01DA6CA9" w14:textId="77777777" w:rsidTr="00636A9C">
        <w:trPr>
          <w:trHeight w:val="300"/>
        </w:trPr>
        <w:tc>
          <w:tcPr>
            <w:tcW w:w="560" w:type="dxa"/>
            <w:tcBorders>
              <w:top w:val="nil"/>
              <w:left w:val="nil"/>
              <w:bottom w:val="nil"/>
              <w:right w:val="nil"/>
            </w:tcBorders>
            <w:noWrap/>
            <w:vAlign w:val="bottom"/>
            <w:hideMark/>
          </w:tcPr>
          <w:p w14:paraId="63D1825D"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w:t>
            </w:r>
          </w:p>
        </w:tc>
        <w:tc>
          <w:tcPr>
            <w:tcW w:w="1460" w:type="dxa"/>
            <w:tcBorders>
              <w:top w:val="nil"/>
              <w:left w:val="nil"/>
              <w:bottom w:val="nil"/>
              <w:right w:val="nil"/>
            </w:tcBorders>
            <w:noWrap/>
            <w:vAlign w:val="bottom"/>
            <w:hideMark/>
          </w:tcPr>
          <w:p w14:paraId="77831AD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Albeluvisols</w:t>
            </w:r>
            <w:proofErr w:type="spellEnd"/>
          </w:p>
        </w:tc>
        <w:tc>
          <w:tcPr>
            <w:tcW w:w="620" w:type="dxa"/>
            <w:tcBorders>
              <w:top w:val="nil"/>
              <w:left w:val="nil"/>
              <w:bottom w:val="nil"/>
              <w:right w:val="nil"/>
            </w:tcBorders>
            <w:noWrap/>
            <w:vAlign w:val="bottom"/>
            <w:hideMark/>
          </w:tcPr>
          <w:p w14:paraId="7BA9FAB4"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16</w:t>
            </w:r>
          </w:p>
        </w:tc>
        <w:tc>
          <w:tcPr>
            <w:tcW w:w="1460" w:type="dxa"/>
            <w:tcBorders>
              <w:top w:val="nil"/>
              <w:left w:val="nil"/>
              <w:bottom w:val="nil"/>
              <w:right w:val="nil"/>
            </w:tcBorders>
            <w:noWrap/>
            <w:vAlign w:val="bottom"/>
            <w:hideMark/>
          </w:tcPr>
          <w:p w14:paraId="4303BF9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Leptosols</w:t>
            </w:r>
            <w:proofErr w:type="spellEnd"/>
          </w:p>
        </w:tc>
      </w:tr>
      <w:tr w:rsidR="00636A9C" w:rsidRPr="000847DF" w14:paraId="4C7490B7" w14:textId="77777777" w:rsidTr="00636A9C">
        <w:trPr>
          <w:trHeight w:val="300"/>
        </w:trPr>
        <w:tc>
          <w:tcPr>
            <w:tcW w:w="560" w:type="dxa"/>
            <w:tcBorders>
              <w:top w:val="nil"/>
              <w:left w:val="nil"/>
              <w:bottom w:val="nil"/>
              <w:right w:val="nil"/>
            </w:tcBorders>
            <w:noWrap/>
            <w:vAlign w:val="bottom"/>
            <w:hideMark/>
          </w:tcPr>
          <w:p w14:paraId="3387509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w:t>
            </w:r>
          </w:p>
        </w:tc>
        <w:tc>
          <w:tcPr>
            <w:tcW w:w="1460" w:type="dxa"/>
            <w:tcBorders>
              <w:top w:val="nil"/>
              <w:left w:val="nil"/>
              <w:bottom w:val="nil"/>
              <w:right w:val="nil"/>
            </w:tcBorders>
            <w:noWrap/>
            <w:vAlign w:val="bottom"/>
            <w:hideMark/>
          </w:tcPr>
          <w:p w14:paraId="692B3F04"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Alisols</w:t>
            </w:r>
            <w:proofErr w:type="spellEnd"/>
          </w:p>
        </w:tc>
        <w:tc>
          <w:tcPr>
            <w:tcW w:w="620" w:type="dxa"/>
            <w:tcBorders>
              <w:top w:val="nil"/>
              <w:left w:val="nil"/>
              <w:bottom w:val="nil"/>
              <w:right w:val="nil"/>
            </w:tcBorders>
            <w:noWrap/>
            <w:vAlign w:val="bottom"/>
            <w:hideMark/>
          </w:tcPr>
          <w:p w14:paraId="3B1D79F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17</w:t>
            </w:r>
          </w:p>
        </w:tc>
        <w:tc>
          <w:tcPr>
            <w:tcW w:w="1460" w:type="dxa"/>
            <w:tcBorders>
              <w:top w:val="nil"/>
              <w:left w:val="nil"/>
              <w:bottom w:val="nil"/>
              <w:right w:val="nil"/>
            </w:tcBorders>
            <w:noWrap/>
            <w:vAlign w:val="bottom"/>
            <w:hideMark/>
          </w:tcPr>
          <w:p w14:paraId="74DC8F5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Lixisols</w:t>
            </w:r>
            <w:proofErr w:type="spellEnd"/>
          </w:p>
        </w:tc>
      </w:tr>
      <w:tr w:rsidR="00636A9C" w:rsidRPr="000847DF" w14:paraId="0142A533" w14:textId="77777777" w:rsidTr="00636A9C">
        <w:trPr>
          <w:trHeight w:val="300"/>
        </w:trPr>
        <w:tc>
          <w:tcPr>
            <w:tcW w:w="560" w:type="dxa"/>
            <w:tcBorders>
              <w:top w:val="nil"/>
              <w:left w:val="nil"/>
              <w:bottom w:val="nil"/>
              <w:right w:val="nil"/>
            </w:tcBorders>
            <w:noWrap/>
            <w:vAlign w:val="bottom"/>
            <w:hideMark/>
          </w:tcPr>
          <w:p w14:paraId="2EE0A3A8"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3</w:t>
            </w:r>
          </w:p>
        </w:tc>
        <w:tc>
          <w:tcPr>
            <w:tcW w:w="1460" w:type="dxa"/>
            <w:tcBorders>
              <w:top w:val="nil"/>
              <w:left w:val="nil"/>
              <w:bottom w:val="nil"/>
              <w:right w:val="nil"/>
            </w:tcBorders>
            <w:noWrap/>
            <w:vAlign w:val="bottom"/>
            <w:hideMark/>
          </w:tcPr>
          <w:p w14:paraId="7AF34270"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Andosols</w:t>
            </w:r>
          </w:p>
        </w:tc>
        <w:tc>
          <w:tcPr>
            <w:tcW w:w="620" w:type="dxa"/>
            <w:tcBorders>
              <w:top w:val="nil"/>
              <w:left w:val="nil"/>
              <w:bottom w:val="nil"/>
              <w:right w:val="nil"/>
            </w:tcBorders>
            <w:noWrap/>
            <w:vAlign w:val="bottom"/>
            <w:hideMark/>
          </w:tcPr>
          <w:p w14:paraId="6148BDC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18</w:t>
            </w:r>
          </w:p>
        </w:tc>
        <w:tc>
          <w:tcPr>
            <w:tcW w:w="1460" w:type="dxa"/>
            <w:tcBorders>
              <w:top w:val="nil"/>
              <w:left w:val="nil"/>
              <w:bottom w:val="nil"/>
              <w:right w:val="nil"/>
            </w:tcBorders>
            <w:noWrap/>
            <w:vAlign w:val="bottom"/>
            <w:hideMark/>
          </w:tcPr>
          <w:p w14:paraId="3EA5FF5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Luvisols</w:t>
            </w:r>
            <w:proofErr w:type="spellEnd"/>
          </w:p>
        </w:tc>
      </w:tr>
      <w:tr w:rsidR="00636A9C" w:rsidRPr="000847DF" w14:paraId="20530AA9" w14:textId="77777777" w:rsidTr="00636A9C">
        <w:trPr>
          <w:trHeight w:val="300"/>
        </w:trPr>
        <w:tc>
          <w:tcPr>
            <w:tcW w:w="560" w:type="dxa"/>
            <w:tcBorders>
              <w:top w:val="nil"/>
              <w:left w:val="nil"/>
              <w:bottom w:val="nil"/>
              <w:right w:val="nil"/>
            </w:tcBorders>
            <w:noWrap/>
            <w:vAlign w:val="bottom"/>
            <w:hideMark/>
          </w:tcPr>
          <w:p w14:paraId="74C84627"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4</w:t>
            </w:r>
          </w:p>
        </w:tc>
        <w:tc>
          <w:tcPr>
            <w:tcW w:w="1460" w:type="dxa"/>
            <w:tcBorders>
              <w:top w:val="nil"/>
              <w:left w:val="nil"/>
              <w:bottom w:val="nil"/>
              <w:right w:val="nil"/>
            </w:tcBorders>
            <w:noWrap/>
            <w:vAlign w:val="bottom"/>
            <w:hideMark/>
          </w:tcPr>
          <w:p w14:paraId="423841F3"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Arenosols</w:t>
            </w:r>
            <w:proofErr w:type="spellEnd"/>
          </w:p>
        </w:tc>
        <w:tc>
          <w:tcPr>
            <w:tcW w:w="620" w:type="dxa"/>
            <w:tcBorders>
              <w:top w:val="nil"/>
              <w:left w:val="nil"/>
              <w:bottom w:val="nil"/>
              <w:right w:val="nil"/>
            </w:tcBorders>
            <w:noWrap/>
            <w:vAlign w:val="bottom"/>
            <w:hideMark/>
          </w:tcPr>
          <w:p w14:paraId="0346EF5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19</w:t>
            </w:r>
          </w:p>
        </w:tc>
        <w:tc>
          <w:tcPr>
            <w:tcW w:w="1460" w:type="dxa"/>
            <w:tcBorders>
              <w:top w:val="nil"/>
              <w:left w:val="nil"/>
              <w:bottom w:val="nil"/>
              <w:right w:val="nil"/>
            </w:tcBorders>
            <w:noWrap/>
            <w:vAlign w:val="bottom"/>
            <w:hideMark/>
          </w:tcPr>
          <w:p w14:paraId="535934F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Nitisols</w:t>
            </w:r>
          </w:p>
        </w:tc>
      </w:tr>
      <w:tr w:rsidR="00636A9C" w:rsidRPr="000847DF" w14:paraId="03BD848B" w14:textId="77777777" w:rsidTr="00636A9C">
        <w:trPr>
          <w:trHeight w:val="300"/>
        </w:trPr>
        <w:tc>
          <w:tcPr>
            <w:tcW w:w="560" w:type="dxa"/>
            <w:tcBorders>
              <w:top w:val="nil"/>
              <w:left w:val="nil"/>
              <w:bottom w:val="nil"/>
              <w:right w:val="nil"/>
            </w:tcBorders>
            <w:noWrap/>
            <w:vAlign w:val="bottom"/>
            <w:hideMark/>
          </w:tcPr>
          <w:p w14:paraId="2CCCAEB7"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5</w:t>
            </w:r>
          </w:p>
        </w:tc>
        <w:tc>
          <w:tcPr>
            <w:tcW w:w="1460" w:type="dxa"/>
            <w:tcBorders>
              <w:top w:val="nil"/>
              <w:left w:val="nil"/>
              <w:bottom w:val="nil"/>
              <w:right w:val="nil"/>
            </w:tcBorders>
            <w:noWrap/>
            <w:vAlign w:val="bottom"/>
            <w:hideMark/>
          </w:tcPr>
          <w:p w14:paraId="43577A9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Calcisols</w:t>
            </w:r>
            <w:proofErr w:type="spellEnd"/>
          </w:p>
        </w:tc>
        <w:tc>
          <w:tcPr>
            <w:tcW w:w="620" w:type="dxa"/>
            <w:tcBorders>
              <w:top w:val="nil"/>
              <w:left w:val="nil"/>
              <w:bottom w:val="nil"/>
              <w:right w:val="nil"/>
            </w:tcBorders>
            <w:noWrap/>
            <w:vAlign w:val="bottom"/>
            <w:hideMark/>
          </w:tcPr>
          <w:p w14:paraId="0E070A70"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20</w:t>
            </w:r>
          </w:p>
        </w:tc>
        <w:tc>
          <w:tcPr>
            <w:tcW w:w="1460" w:type="dxa"/>
            <w:tcBorders>
              <w:top w:val="nil"/>
              <w:left w:val="nil"/>
              <w:bottom w:val="nil"/>
              <w:right w:val="nil"/>
            </w:tcBorders>
            <w:noWrap/>
            <w:vAlign w:val="bottom"/>
            <w:hideMark/>
          </w:tcPr>
          <w:p w14:paraId="3F282FC6"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Phaeozems</w:t>
            </w:r>
          </w:p>
        </w:tc>
      </w:tr>
      <w:tr w:rsidR="00636A9C" w:rsidRPr="000847DF" w14:paraId="0F1E7EA6" w14:textId="77777777" w:rsidTr="00636A9C">
        <w:trPr>
          <w:trHeight w:val="300"/>
        </w:trPr>
        <w:tc>
          <w:tcPr>
            <w:tcW w:w="560" w:type="dxa"/>
            <w:tcBorders>
              <w:top w:val="nil"/>
              <w:left w:val="nil"/>
              <w:bottom w:val="nil"/>
              <w:right w:val="nil"/>
            </w:tcBorders>
            <w:noWrap/>
            <w:vAlign w:val="bottom"/>
            <w:hideMark/>
          </w:tcPr>
          <w:p w14:paraId="1892722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6</w:t>
            </w:r>
          </w:p>
        </w:tc>
        <w:tc>
          <w:tcPr>
            <w:tcW w:w="1460" w:type="dxa"/>
            <w:tcBorders>
              <w:top w:val="nil"/>
              <w:left w:val="nil"/>
              <w:bottom w:val="nil"/>
              <w:right w:val="nil"/>
            </w:tcBorders>
            <w:noWrap/>
            <w:vAlign w:val="bottom"/>
            <w:hideMark/>
          </w:tcPr>
          <w:p w14:paraId="45324212"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Cambisols</w:t>
            </w:r>
            <w:proofErr w:type="spellEnd"/>
          </w:p>
        </w:tc>
        <w:tc>
          <w:tcPr>
            <w:tcW w:w="620" w:type="dxa"/>
            <w:tcBorders>
              <w:top w:val="nil"/>
              <w:left w:val="nil"/>
              <w:bottom w:val="nil"/>
              <w:right w:val="nil"/>
            </w:tcBorders>
            <w:noWrap/>
            <w:vAlign w:val="bottom"/>
            <w:hideMark/>
          </w:tcPr>
          <w:p w14:paraId="341D88B4"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21</w:t>
            </w:r>
          </w:p>
        </w:tc>
        <w:tc>
          <w:tcPr>
            <w:tcW w:w="1460" w:type="dxa"/>
            <w:tcBorders>
              <w:top w:val="nil"/>
              <w:left w:val="nil"/>
              <w:bottom w:val="nil"/>
              <w:right w:val="nil"/>
            </w:tcBorders>
            <w:noWrap/>
            <w:vAlign w:val="bottom"/>
            <w:hideMark/>
          </w:tcPr>
          <w:p w14:paraId="6C1224E6"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Planosols</w:t>
            </w:r>
            <w:proofErr w:type="spellEnd"/>
          </w:p>
        </w:tc>
      </w:tr>
      <w:tr w:rsidR="00636A9C" w:rsidRPr="000847DF" w14:paraId="0D3CF2DA" w14:textId="77777777" w:rsidTr="00636A9C">
        <w:trPr>
          <w:trHeight w:val="300"/>
        </w:trPr>
        <w:tc>
          <w:tcPr>
            <w:tcW w:w="560" w:type="dxa"/>
            <w:tcBorders>
              <w:top w:val="nil"/>
              <w:left w:val="nil"/>
              <w:bottom w:val="nil"/>
              <w:right w:val="nil"/>
            </w:tcBorders>
            <w:noWrap/>
            <w:vAlign w:val="bottom"/>
            <w:hideMark/>
          </w:tcPr>
          <w:p w14:paraId="1FED59C8"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7</w:t>
            </w:r>
          </w:p>
        </w:tc>
        <w:tc>
          <w:tcPr>
            <w:tcW w:w="1460" w:type="dxa"/>
            <w:tcBorders>
              <w:top w:val="nil"/>
              <w:left w:val="nil"/>
              <w:bottom w:val="nil"/>
              <w:right w:val="nil"/>
            </w:tcBorders>
            <w:noWrap/>
            <w:vAlign w:val="bottom"/>
            <w:hideMark/>
          </w:tcPr>
          <w:p w14:paraId="6F9A1F53"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Chernozems</w:t>
            </w:r>
          </w:p>
        </w:tc>
        <w:tc>
          <w:tcPr>
            <w:tcW w:w="620" w:type="dxa"/>
            <w:tcBorders>
              <w:top w:val="nil"/>
              <w:left w:val="nil"/>
              <w:bottom w:val="nil"/>
              <w:right w:val="nil"/>
            </w:tcBorders>
            <w:noWrap/>
            <w:vAlign w:val="bottom"/>
            <w:hideMark/>
          </w:tcPr>
          <w:p w14:paraId="06B0B2E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22</w:t>
            </w:r>
          </w:p>
        </w:tc>
        <w:tc>
          <w:tcPr>
            <w:tcW w:w="1460" w:type="dxa"/>
            <w:tcBorders>
              <w:top w:val="nil"/>
              <w:left w:val="nil"/>
              <w:bottom w:val="nil"/>
              <w:right w:val="nil"/>
            </w:tcBorders>
            <w:noWrap/>
            <w:vAlign w:val="bottom"/>
            <w:hideMark/>
          </w:tcPr>
          <w:p w14:paraId="43CC3C9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Plinthosols</w:t>
            </w:r>
          </w:p>
        </w:tc>
      </w:tr>
      <w:tr w:rsidR="00636A9C" w:rsidRPr="000847DF" w14:paraId="438B7F45" w14:textId="77777777" w:rsidTr="00636A9C">
        <w:trPr>
          <w:trHeight w:val="300"/>
        </w:trPr>
        <w:tc>
          <w:tcPr>
            <w:tcW w:w="560" w:type="dxa"/>
            <w:tcBorders>
              <w:top w:val="nil"/>
              <w:left w:val="nil"/>
              <w:bottom w:val="nil"/>
              <w:right w:val="nil"/>
            </w:tcBorders>
            <w:noWrap/>
            <w:vAlign w:val="bottom"/>
            <w:hideMark/>
          </w:tcPr>
          <w:p w14:paraId="763D5D0C"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lastRenderedPageBreak/>
              <w:t>8</w:t>
            </w:r>
          </w:p>
        </w:tc>
        <w:tc>
          <w:tcPr>
            <w:tcW w:w="1460" w:type="dxa"/>
            <w:tcBorders>
              <w:top w:val="nil"/>
              <w:left w:val="nil"/>
              <w:bottom w:val="nil"/>
              <w:right w:val="nil"/>
            </w:tcBorders>
            <w:noWrap/>
            <w:vAlign w:val="bottom"/>
            <w:hideMark/>
          </w:tcPr>
          <w:p w14:paraId="2B279CF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Cryosols</w:t>
            </w:r>
          </w:p>
        </w:tc>
        <w:tc>
          <w:tcPr>
            <w:tcW w:w="620" w:type="dxa"/>
            <w:tcBorders>
              <w:top w:val="nil"/>
              <w:left w:val="nil"/>
              <w:bottom w:val="nil"/>
              <w:right w:val="nil"/>
            </w:tcBorders>
            <w:noWrap/>
            <w:vAlign w:val="bottom"/>
            <w:hideMark/>
          </w:tcPr>
          <w:p w14:paraId="29BE1A5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23</w:t>
            </w:r>
          </w:p>
        </w:tc>
        <w:tc>
          <w:tcPr>
            <w:tcW w:w="1460" w:type="dxa"/>
            <w:tcBorders>
              <w:top w:val="nil"/>
              <w:left w:val="nil"/>
              <w:bottom w:val="nil"/>
              <w:right w:val="nil"/>
            </w:tcBorders>
            <w:noWrap/>
            <w:vAlign w:val="bottom"/>
            <w:hideMark/>
          </w:tcPr>
          <w:p w14:paraId="7D04FDDA"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Podzols</w:t>
            </w:r>
          </w:p>
        </w:tc>
      </w:tr>
      <w:tr w:rsidR="00636A9C" w:rsidRPr="000847DF" w14:paraId="6FDE632F" w14:textId="77777777" w:rsidTr="00636A9C">
        <w:trPr>
          <w:trHeight w:val="300"/>
        </w:trPr>
        <w:tc>
          <w:tcPr>
            <w:tcW w:w="560" w:type="dxa"/>
            <w:tcBorders>
              <w:top w:val="nil"/>
              <w:left w:val="nil"/>
              <w:bottom w:val="nil"/>
              <w:right w:val="nil"/>
            </w:tcBorders>
            <w:noWrap/>
            <w:vAlign w:val="bottom"/>
            <w:hideMark/>
          </w:tcPr>
          <w:p w14:paraId="599E434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9</w:t>
            </w:r>
          </w:p>
        </w:tc>
        <w:tc>
          <w:tcPr>
            <w:tcW w:w="1460" w:type="dxa"/>
            <w:tcBorders>
              <w:top w:val="nil"/>
              <w:left w:val="nil"/>
              <w:bottom w:val="nil"/>
              <w:right w:val="nil"/>
            </w:tcBorders>
            <w:noWrap/>
            <w:vAlign w:val="bottom"/>
            <w:hideMark/>
          </w:tcPr>
          <w:p w14:paraId="278799AA"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Durisols</w:t>
            </w:r>
            <w:proofErr w:type="spellEnd"/>
          </w:p>
        </w:tc>
        <w:tc>
          <w:tcPr>
            <w:tcW w:w="620" w:type="dxa"/>
            <w:tcBorders>
              <w:top w:val="nil"/>
              <w:left w:val="nil"/>
              <w:bottom w:val="nil"/>
              <w:right w:val="nil"/>
            </w:tcBorders>
            <w:noWrap/>
            <w:vAlign w:val="bottom"/>
            <w:hideMark/>
          </w:tcPr>
          <w:p w14:paraId="181EE24E"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24</w:t>
            </w:r>
          </w:p>
        </w:tc>
        <w:tc>
          <w:tcPr>
            <w:tcW w:w="1460" w:type="dxa"/>
            <w:tcBorders>
              <w:top w:val="nil"/>
              <w:left w:val="nil"/>
              <w:bottom w:val="nil"/>
              <w:right w:val="nil"/>
            </w:tcBorders>
            <w:noWrap/>
            <w:vAlign w:val="bottom"/>
            <w:hideMark/>
          </w:tcPr>
          <w:p w14:paraId="73DC921D"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Regosols</w:t>
            </w:r>
            <w:proofErr w:type="spellEnd"/>
          </w:p>
        </w:tc>
      </w:tr>
      <w:tr w:rsidR="00636A9C" w:rsidRPr="000847DF" w14:paraId="1488E2FE" w14:textId="77777777" w:rsidTr="00636A9C">
        <w:trPr>
          <w:trHeight w:val="300"/>
        </w:trPr>
        <w:tc>
          <w:tcPr>
            <w:tcW w:w="560" w:type="dxa"/>
            <w:tcBorders>
              <w:top w:val="nil"/>
              <w:left w:val="nil"/>
              <w:bottom w:val="nil"/>
              <w:right w:val="nil"/>
            </w:tcBorders>
            <w:noWrap/>
            <w:vAlign w:val="bottom"/>
            <w:hideMark/>
          </w:tcPr>
          <w:p w14:paraId="418FFDA2"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10</w:t>
            </w:r>
          </w:p>
        </w:tc>
        <w:tc>
          <w:tcPr>
            <w:tcW w:w="1460" w:type="dxa"/>
            <w:tcBorders>
              <w:top w:val="nil"/>
              <w:left w:val="nil"/>
              <w:bottom w:val="nil"/>
              <w:right w:val="nil"/>
            </w:tcBorders>
            <w:noWrap/>
            <w:vAlign w:val="bottom"/>
            <w:hideMark/>
          </w:tcPr>
          <w:p w14:paraId="4C01F78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Ferralsols</w:t>
            </w:r>
            <w:proofErr w:type="spellEnd"/>
          </w:p>
        </w:tc>
        <w:tc>
          <w:tcPr>
            <w:tcW w:w="620" w:type="dxa"/>
            <w:tcBorders>
              <w:top w:val="nil"/>
              <w:left w:val="nil"/>
              <w:bottom w:val="nil"/>
              <w:right w:val="nil"/>
            </w:tcBorders>
            <w:noWrap/>
            <w:vAlign w:val="bottom"/>
            <w:hideMark/>
          </w:tcPr>
          <w:p w14:paraId="0282FC46"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25</w:t>
            </w:r>
          </w:p>
        </w:tc>
        <w:tc>
          <w:tcPr>
            <w:tcW w:w="1460" w:type="dxa"/>
            <w:tcBorders>
              <w:top w:val="nil"/>
              <w:left w:val="nil"/>
              <w:bottom w:val="nil"/>
              <w:right w:val="nil"/>
            </w:tcBorders>
            <w:noWrap/>
            <w:vAlign w:val="bottom"/>
            <w:hideMark/>
          </w:tcPr>
          <w:p w14:paraId="7614BC4E"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Solonchaks</w:t>
            </w:r>
          </w:p>
        </w:tc>
      </w:tr>
      <w:tr w:rsidR="00636A9C" w:rsidRPr="000847DF" w14:paraId="32BB1751" w14:textId="77777777" w:rsidTr="00636A9C">
        <w:trPr>
          <w:trHeight w:val="300"/>
        </w:trPr>
        <w:tc>
          <w:tcPr>
            <w:tcW w:w="560" w:type="dxa"/>
            <w:tcBorders>
              <w:top w:val="nil"/>
              <w:left w:val="nil"/>
              <w:bottom w:val="nil"/>
              <w:right w:val="nil"/>
            </w:tcBorders>
            <w:noWrap/>
            <w:vAlign w:val="bottom"/>
            <w:hideMark/>
          </w:tcPr>
          <w:p w14:paraId="6278EEF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11</w:t>
            </w:r>
          </w:p>
        </w:tc>
        <w:tc>
          <w:tcPr>
            <w:tcW w:w="1460" w:type="dxa"/>
            <w:tcBorders>
              <w:top w:val="nil"/>
              <w:left w:val="nil"/>
              <w:bottom w:val="nil"/>
              <w:right w:val="nil"/>
            </w:tcBorders>
            <w:noWrap/>
            <w:vAlign w:val="bottom"/>
            <w:hideMark/>
          </w:tcPr>
          <w:p w14:paraId="547502AD"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Fluvisols</w:t>
            </w:r>
            <w:proofErr w:type="spellEnd"/>
          </w:p>
        </w:tc>
        <w:tc>
          <w:tcPr>
            <w:tcW w:w="620" w:type="dxa"/>
            <w:tcBorders>
              <w:top w:val="nil"/>
              <w:left w:val="nil"/>
              <w:bottom w:val="nil"/>
              <w:right w:val="nil"/>
            </w:tcBorders>
            <w:noWrap/>
            <w:vAlign w:val="bottom"/>
            <w:hideMark/>
          </w:tcPr>
          <w:p w14:paraId="27F48B7A"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26</w:t>
            </w:r>
          </w:p>
        </w:tc>
        <w:tc>
          <w:tcPr>
            <w:tcW w:w="1460" w:type="dxa"/>
            <w:tcBorders>
              <w:top w:val="nil"/>
              <w:left w:val="nil"/>
              <w:bottom w:val="nil"/>
              <w:right w:val="nil"/>
            </w:tcBorders>
            <w:noWrap/>
            <w:vAlign w:val="bottom"/>
            <w:hideMark/>
          </w:tcPr>
          <w:p w14:paraId="6B979EFC"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Solonetz</w:t>
            </w:r>
          </w:p>
        </w:tc>
      </w:tr>
      <w:tr w:rsidR="00636A9C" w:rsidRPr="000847DF" w14:paraId="5C272823" w14:textId="77777777" w:rsidTr="00636A9C">
        <w:trPr>
          <w:trHeight w:val="300"/>
        </w:trPr>
        <w:tc>
          <w:tcPr>
            <w:tcW w:w="560" w:type="dxa"/>
            <w:tcBorders>
              <w:top w:val="nil"/>
              <w:left w:val="nil"/>
              <w:bottom w:val="nil"/>
              <w:right w:val="nil"/>
            </w:tcBorders>
            <w:noWrap/>
            <w:vAlign w:val="bottom"/>
            <w:hideMark/>
          </w:tcPr>
          <w:p w14:paraId="4E7A5C4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12</w:t>
            </w:r>
          </w:p>
        </w:tc>
        <w:tc>
          <w:tcPr>
            <w:tcW w:w="1460" w:type="dxa"/>
            <w:tcBorders>
              <w:top w:val="nil"/>
              <w:left w:val="nil"/>
              <w:bottom w:val="nil"/>
              <w:right w:val="nil"/>
            </w:tcBorders>
            <w:noWrap/>
            <w:vAlign w:val="bottom"/>
            <w:hideMark/>
          </w:tcPr>
          <w:p w14:paraId="47343364"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Gleysols</w:t>
            </w:r>
            <w:proofErr w:type="spellEnd"/>
          </w:p>
        </w:tc>
        <w:tc>
          <w:tcPr>
            <w:tcW w:w="620" w:type="dxa"/>
            <w:tcBorders>
              <w:top w:val="nil"/>
              <w:left w:val="nil"/>
              <w:bottom w:val="nil"/>
              <w:right w:val="nil"/>
            </w:tcBorders>
            <w:noWrap/>
            <w:vAlign w:val="bottom"/>
            <w:hideMark/>
          </w:tcPr>
          <w:p w14:paraId="38A4645C"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27</w:t>
            </w:r>
          </w:p>
        </w:tc>
        <w:tc>
          <w:tcPr>
            <w:tcW w:w="1460" w:type="dxa"/>
            <w:tcBorders>
              <w:top w:val="nil"/>
              <w:left w:val="nil"/>
              <w:bottom w:val="nil"/>
              <w:right w:val="nil"/>
            </w:tcBorders>
            <w:noWrap/>
            <w:vAlign w:val="bottom"/>
            <w:hideMark/>
          </w:tcPr>
          <w:p w14:paraId="15AAFFE1"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Stagnosols</w:t>
            </w:r>
            <w:proofErr w:type="spellEnd"/>
          </w:p>
        </w:tc>
      </w:tr>
      <w:tr w:rsidR="00636A9C" w:rsidRPr="000847DF" w14:paraId="568CEF8D" w14:textId="77777777" w:rsidTr="00636A9C">
        <w:trPr>
          <w:trHeight w:val="300"/>
        </w:trPr>
        <w:tc>
          <w:tcPr>
            <w:tcW w:w="560" w:type="dxa"/>
            <w:tcBorders>
              <w:top w:val="nil"/>
              <w:left w:val="nil"/>
              <w:bottom w:val="nil"/>
              <w:right w:val="nil"/>
            </w:tcBorders>
            <w:noWrap/>
            <w:vAlign w:val="bottom"/>
            <w:hideMark/>
          </w:tcPr>
          <w:p w14:paraId="653BB8E7"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13</w:t>
            </w:r>
          </w:p>
        </w:tc>
        <w:tc>
          <w:tcPr>
            <w:tcW w:w="1460" w:type="dxa"/>
            <w:tcBorders>
              <w:top w:val="nil"/>
              <w:left w:val="nil"/>
              <w:bottom w:val="nil"/>
              <w:right w:val="nil"/>
            </w:tcBorders>
            <w:noWrap/>
            <w:vAlign w:val="bottom"/>
            <w:hideMark/>
          </w:tcPr>
          <w:p w14:paraId="3F316F3A"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Gypsisols</w:t>
            </w:r>
            <w:proofErr w:type="spellEnd"/>
          </w:p>
        </w:tc>
        <w:tc>
          <w:tcPr>
            <w:tcW w:w="620" w:type="dxa"/>
            <w:tcBorders>
              <w:top w:val="nil"/>
              <w:left w:val="nil"/>
              <w:bottom w:val="nil"/>
              <w:right w:val="nil"/>
            </w:tcBorders>
            <w:noWrap/>
            <w:vAlign w:val="bottom"/>
            <w:hideMark/>
          </w:tcPr>
          <w:p w14:paraId="6684E0D4"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28</w:t>
            </w:r>
          </w:p>
        </w:tc>
        <w:tc>
          <w:tcPr>
            <w:tcW w:w="1460" w:type="dxa"/>
            <w:tcBorders>
              <w:top w:val="nil"/>
              <w:left w:val="nil"/>
              <w:bottom w:val="nil"/>
              <w:right w:val="nil"/>
            </w:tcBorders>
            <w:noWrap/>
            <w:vAlign w:val="bottom"/>
            <w:hideMark/>
          </w:tcPr>
          <w:p w14:paraId="12B22047"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Umbrisols</w:t>
            </w:r>
            <w:proofErr w:type="spellEnd"/>
          </w:p>
        </w:tc>
      </w:tr>
      <w:tr w:rsidR="00636A9C" w:rsidRPr="000847DF" w14:paraId="54C1744D" w14:textId="77777777" w:rsidTr="00636A9C">
        <w:trPr>
          <w:trHeight w:val="300"/>
        </w:trPr>
        <w:tc>
          <w:tcPr>
            <w:tcW w:w="560" w:type="dxa"/>
            <w:tcBorders>
              <w:top w:val="nil"/>
              <w:left w:val="nil"/>
              <w:bottom w:val="single" w:sz="4" w:space="0" w:color="auto"/>
              <w:right w:val="nil"/>
            </w:tcBorders>
            <w:noWrap/>
            <w:vAlign w:val="bottom"/>
            <w:hideMark/>
          </w:tcPr>
          <w:p w14:paraId="77CED10E"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14</w:t>
            </w:r>
          </w:p>
        </w:tc>
        <w:tc>
          <w:tcPr>
            <w:tcW w:w="1460" w:type="dxa"/>
            <w:tcBorders>
              <w:top w:val="nil"/>
              <w:left w:val="nil"/>
              <w:bottom w:val="single" w:sz="4" w:space="0" w:color="auto"/>
              <w:right w:val="nil"/>
            </w:tcBorders>
            <w:noWrap/>
            <w:vAlign w:val="bottom"/>
            <w:hideMark/>
          </w:tcPr>
          <w:p w14:paraId="5437084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Histosols</w:t>
            </w:r>
          </w:p>
        </w:tc>
        <w:tc>
          <w:tcPr>
            <w:tcW w:w="620" w:type="dxa"/>
            <w:tcBorders>
              <w:top w:val="nil"/>
              <w:left w:val="nil"/>
              <w:bottom w:val="single" w:sz="4" w:space="0" w:color="auto"/>
              <w:right w:val="nil"/>
            </w:tcBorders>
            <w:noWrap/>
            <w:vAlign w:val="bottom"/>
            <w:hideMark/>
          </w:tcPr>
          <w:p w14:paraId="5E46B336"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29</w:t>
            </w:r>
          </w:p>
        </w:tc>
        <w:tc>
          <w:tcPr>
            <w:tcW w:w="1460" w:type="dxa"/>
            <w:tcBorders>
              <w:top w:val="nil"/>
              <w:left w:val="nil"/>
              <w:bottom w:val="single" w:sz="4" w:space="0" w:color="auto"/>
              <w:right w:val="nil"/>
            </w:tcBorders>
            <w:noWrap/>
            <w:vAlign w:val="bottom"/>
            <w:hideMark/>
          </w:tcPr>
          <w:p w14:paraId="595609C3"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Vertisols</w:t>
            </w:r>
            <w:proofErr w:type="spellEnd"/>
          </w:p>
        </w:tc>
      </w:tr>
    </w:tbl>
    <w:p w14:paraId="1D5B90D1" w14:textId="77777777" w:rsidR="007533F1" w:rsidRPr="000847DF"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p w14:paraId="032E6313"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89642B9"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3C7F526F"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00540639"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B6C2F82"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7B9CD3FF"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AA5C7FD"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0F7843BA"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6A1D048E"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1D44F177" w14:textId="225267C8" w:rsidR="007533F1" w:rsidRPr="000847DF" w:rsidRDefault="00D574BA" w:rsidP="007533F1">
      <w:pPr>
        <w:widowControl w:val="0"/>
        <w:autoSpaceDE w:val="0"/>
        <w:autoSpaceDN w:val="0"/>
        <w:adjustRightInd w:val="0"/>
        <w:spacing w:after="0" w:line="260" w:lineRule="exact"/>
        <w:ind w:right="-43"/>
        <w:jc w:val="both"/>
        <w:rPr>
          <w:rFonts w:ascii="Times New Roman" w:hAnsi="Times New Roman" w:cs="Times New Roman"/>
        </w:rPr>
      </w:pPr>
      <w:r w:rsidRPr="000847DF">
        <w:rPr>
          <w:rFonts w:ascii="Times New Roman" w:hAnsi="Times New Roman" w:cs="Times New Roman"/>
        </w:rPr>
        <w:t xml:space="preserve">Supplementary Table </w:t>
      </w:r>
      <w:r w:rsidR="004922E8" w:rsidRPr="000847DF">
        <w:rPr>
          <w:rFonts w:ascii="Times New Roman" w:hAnsi="Times New Roman" w:cs="Times New Roman"/>
        </w:rPr>
        <w:t>4</w:t>
      </w:r>
      <w:r w:rsidRPr="000847DF">
        <w:rPr>
          <w:rFonts w:ascii="Times New Roman" w:hAnsi="Times New Roman" w:cs="Times New Roman"/>
        </w:rPr>
        <w:t>:   Landform classes</w:t>
      </w:r>
    </w:p>
    <w:p w14:paraId="30ED2ADA" w14:textId="77777777" w:rsidR="007533F1" w:rsidRPr="000847DF"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960" w:type="dxa"/>
        <w:tblLook w:val="04A0" w:firstRow="1" w:lastRow="0" w:firstColumn="1" w:lastColumn="0" w:noHBand="0" w:noVBand="1"/>
      </w:tblPr>
      <w:tblGrid>
        <w:gridCol w:w="3420"/>
        <w:gridCol w:w="1540"/>
      </w:tblGrid>
      <w:tr w:rsidR="007533F1" w:rsidRPr="000847DF" w14:paraId="375DB953" w14:textId="77777777" w:rsidTr="00036A03">
        <w:trPr>
          <w:trHeight w:val="300"/>
        </w:trPr>
        <w:tc>
          <w:tcPr>
            <w:tcW w:w="3420" w:type="dxa"/>
            <w:tcBorders>
              <w:top w:val="single" w:sz="4" w:space="0" w:color="auto"/>
              <w:left w:val="nil"/>
              <w:bottom w:val="single" w:sz="4" w:space="0" w:color="auto"/>
              <w:right w:val="nil"/>
            </w:tcBorders>
            <w:noWrap/>
            <w:vAlign w:val="bottom"/>
            <w:hideMark/>
          </w:tcPr>
          <w:p w14:paraId="0245AA26"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Landform classes</w:t>
            </w:r>
          </w:p>
        </w:tc>
        <w:tc>
          <w:tcPr>
            <w:tcW w:w="1540" w:type="dxa"/>
            <w:tcBorders>
              <w:top w:val="single" w:sz="4" w:space="0" w:color="auto"/>
              <w:left w:val="nil"/>
              <w:bottom w:val="single" w:sz="4" w:space="0" w:color="auto"/>
              <w:right w:val="nil"/>
            </w:tcBorders>
            <w:noWrap/>
            <w:vAlign w:val="bottom"/>
            <w:hideMark/>
          </w:tcPr>
          <w:p w14:paraId="459D1C91"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Abbreviation</w:t>
            </w:r>
          </w:p>
        </w:tc>
      </w:tr>
      <w:tr w:rsidR="007533F1" w:rsidRPr="000847DF" w14:paraId="08080726" w14:textId="77777777" w:rsidTr="00036A03">
        <w:trPr>
          <w:trHeight w:val="300"/>
        </w:trPr>
        <w:tc>
          <w:tcPr>
            <w:tcW w:w="3420" w:type="dxa"/>
            <w:tcBorders>
              <w:top w:val="nil"/>
              <w:left w:val="nil"/>
              <w:bottom w:val="nil"/>
              <w:right w:val="nil"/>
            </w:tcBorders>
            <w:noWrap/>
            <w:vAlign w:val="bottom"/>
            <w:hideMark/>
          </w:tcPr>
          <w:p w14:paraId="219B7D0C"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Mountain summit</w:t>
            </w:r>
          </w:p>
        </w:tc>
        <w:tc>
          <w:tcPr>
            <w:tcW w:w="1540" w:type="dxa"/>
            <w:tcBorders>
              <w:top w:val="nil"/>
              <w:left w:val="nil"/>
              <w:bottom w:val="nil"/>
              <w:right w:val="nil"/>
            </w:tcBorders>
            <w:noWrap/>
            <w:vAlign w:val="bottom"/>
            <w:hideMark/>
          </w:tcPr>
          <w:p w14:paraId="6518EB4E"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Mtn_sumt</w:t>
            </w:r>
            <w:proofErr w:type="spellEnd"/>
          </w:p>
        </w:tc>
      </w:tr>
      <w:tr w:rsidR="007533F1" w:rsidRPr="000847DF" w14:paraId="1FD44297" w14:textId="77777777" w:rsidTr="00036A03">
        <w:trPr>
          <w:trHeight w:val="300"/>
        </w:trPr>
        <w:tc>
          <w:tcPr>
            <w:tcW w:w="3420" w:type="dxa"/>
            <w:tcBorders>
              <w:top w:val="nil"/>
              <w:left w:val="nil"/>
              <w:bottom w:val="nil"/>
              <w:right w:val="nil"/>
            </w:tcBorders>
            <w:noWrap/>
            <w:vAlign w:val="bottom"/>
            <w:hideMark/>
          </w:tcPr>
          <w:p w14:paraId="3707014A"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Cliff slope</w:t>
            </w:r>
          </w:p>
        </w:tc>
        <w:tc>
          <w:tcPr>
            <w:tcW w:w="1540" w:type="dxa"/>
            <w:tcBorders>
              <w:top w:val="nil"/>
              <w:left w:val="nil"/>
              <w:bottom w:val="nil"/>
              <w:right w:val="nil"/>
            </w:tcBorders>
            <w:noWrap/>
            <w:vAlign w:val="bottom"/>
            <w:hideMark/>
          </w:tcPr>
          <w:p w14:paraId="22C94E79"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Cliff_sl</w:t>
            </w:r>
            <w:proofErr w:type="spellEnd"/>
          </w:p>
        </w:tc>
      </w:tr>
      <w:tr w:rsidR="007533F1" w:rsidRPr="000847DF" w14:paraId="32DA9B6D" w14:textId="77777777" w:rsidTr="00036A03">
        <w:trPr>
          <w:trHeight w:val="300"/>
        </w:trPr>
        <w:tc>
          <w:tcPr>
            <w:tcW w:w="3420" w:type="dxa"/>
            <w:tcBorders>
              <w:top w:val="nil"/>
              <w:left w:val="nil"/>
              <w:bottom w:val="nil"/>
              <w:right w:val="nil"/>
            </w:tcBorders>
            <w:noWrap/>
            <w:vAlign w:val="bottom"/>
            <w:hideMark/>
          </w:tcPr>
          <w:p w14:paraId="2D0B4B09"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Lower/hilly mountain</w:t>
            </w:r>
          </w:p>
        </w:tc>
        <w:tc>
          <w:tcPr>
            <w:tcW w:w="1540" w:type="dxa"/>
            <w:tcBorders>
              <w:top w:val="nil"/>
              <w:left w:val="nil"/>
              <w:bottom w:val="nil"/>
              <w:right w:val="nil"/>
            </w:tcBorders>
            <w:noWrap/>
            <w:vAlign w:val="bottom"/>
            <w:hideMark/>
          </w:tcPr>
          <w:p w14:paraId="254A6A3E"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Lwhi_mtn</w:t>
            </w:r>
            <w:proofErr w:type="spellEnd"/>
          </w:p>
        </w:tc>
      </w:tr>
      <w:tr w:rsidR="007533F1" w:rsidRPr="000847DF" w14:paraId="3F8C65D0" w14:textId="77777777" w:rsidTr="00036A03">
        <w:trPr>
          <w:trHeight w:val="300"/>
        </w:trPr>
        <w:tc>
          <w:tcPr>
            <w:tcW w:w="3420" w:type="dxa"/>
            <w:tcBorders>
              <w:top w:val="nil"/>
              <w:left w:val="nil"/>
              <w:bottom w:val="nil"/>
              <w:right w:val="nil"/>
            </w:tcBorders>
            <w:noWrap/>
            <w:vAlign w:val="bottom"/>
            <w:hideMark/>
          </w:tcPr>
          <w:p w14:paraId="07896258"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Steep hills / dissected cliff slope</w:t>
            </w:r>
          </w:p>
        </w:tc>
        <w:tc>
          <w:tcPr>
            <w:tcW w:w="1540" w:type="dxa"/>
            <w:tcBorders>
              <w:top w:val="nil"/>
              <w:left w:val="nil"/>
              <w:bottom w:val="nil"/>
              <w:right w:val="nil"/>
            </w:tcBorders>
            <w:noWrap/>
            <w:vAlign w:val="bottom"/>
            <w:hideMark/>
          </w:tcPr>
          <w:p w14:paraId="3C8E70DB"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Shills_dcsl</w:t>
            </w:r>
            <w:proofErr w:type="spellEnd"/>
          </w:p>
        </w:tc>
      </w:tr>
      <w:tr w:rsidR="007533F1" w:rsidRPr="000847DF" w14:paraId="22D440C7" w14:textId="77777777" w:rsidTr="00036A03">
        <w:trPr>
          <w:trHeight w:val="300"/>
        </w:trPr>
        <w:tc>
          <w:tcPr>
            <w:tcW w:w="3420" w:type="dxa"/>
            <w:tcBorders>
              <w:top w:val="nil"/>
              <w:left w:val="nil"/>
              <w:bottom w:val="nil"/>
              <w:right w:val="nil"/>
            </w:tcBorders>
            <w:noWrap/>
            <w:vAlign w:val="bottom"/>
            <w:hideMark/>
          </w:tcPr>
          <w:p w14:paraId="082AB7C1"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Large highland slope steep</w:t>
            </w:r>
          </w:p>
        </w:tc>
        <w:tc>
          <w:tcPr>
            <w:tcW w:w="1540" w:type="dxa"/>
            <w:tcBorders>
              <w:top w:val="nil"/>
              <w:left w:val="nil"/>
              <w:bottom w:val="nil"/>
              <w:right w:val="nil"/>
            </w:tcBorders>
            <w:noWrap/>
            <w:vAlign w:val="bottom"/>
            <w:hideMark/>
          </w:tcPr>
          <w:p w14:paraId="69D81CC2"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Lhgsl_steep</w:t>
            </w:r>
            <w:proofErr w:type="spellEnd"/>
          </w:p>
        </w:tc>
      </w:tr>
      <w:tr w:rsidR="007533F1" w:rsidRPr="000847DF" w14:paraId="030D2AAE" w14:textId="77777777" w:rsidTr="00036A03">
        <w:trPr>
          <w:trHeight w:val="300"/>
        </w:trPr>
        <w:tc>
          <w:tcPr>
            <w:tcW w:w="3420" w:type="dxa"/>
            <w:tcBorders>
              <w:top w:val="nil"/>
              <w:left w:val="nil"/>
              <w:bottom w:val="nil"/>
              <w:right w:val="nil"/>
            </w:tcBorders>
            <w:noWrap/>
            <w:vAlign w:val="bottom"/>
            <w:hideMark/>
          </w:tcPr>
          <w:p w14:paraId="43C5E743"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Large highland slope moderate</w:t>
            </w:r>
          </w:p>
        </w:tc>
        <w:tc>
          <w:tcPr>
            <w:tcW w:w="1540" w:type="dxa"/>
            <w:tcBorders>
              <w:top w:val="nil"/>
              <w:left w:val="nil"/>
              <w:bottom w:val="nil"/>
              <w:right w:val="nil"/>
            </w:tcBorders>
            <w:noWrap/>
            <w:vAlign w:val="bottom"/>
            <w:hideMark/>
          </w:tcPr>
          <w:p w14:paraId="1A45CE6F"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Lhgsl_mod</w:t>
            </w:r>
            <w:proofErr w:type="spellEnd"/>
          </w:p>
        </w:tc>
      </w:tr>
      <w:tr w:rsidR="007533F1" w:rsidRPr="000847DF" w14:paraId="3425A291" w14:textId="77777777" w:rsidTr="00036A03">
        <w:trPr>
          <w:trHeight w:val="300"/>
        </w:trPr>
        <w:tc>
          <w:tcPr>
            <w:tcW w:w="3420" w:type="dxa"/>
            <w:tcBorders>
              <w:top w:val="nil"/>
              <w:left w:val="nil"/>
              <w:bottom w:val="nil"/>
              <w:right w:val="nil"/>
            </w:tcBorders>
            <w:noWrap/>
            <w:vAlign w:val="bottom"/>
            <w:hideMark/>
          </w:tcPr>
          <w:p w14:paraId="2B2B0B16"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Mountain valley slope</w:t>
            </w:r>
          </w:p>
        </w:tc>
        <w:tc>
          <w:tcPr>
            <w:tcW w:w="1540" w:type="dxa"/>
            <w:tcBorders>
              <w:top w:val="nil"/>
              <w:left w:val="nil"/>
              <w:bottom w:val="nil"/>
              <w:right w:val="nil"/>
            </w:tcBorders>
            <w:noWrap/>
            <w:vAlign w:val="bottom"/>
            <w:hideMark/>
          </w:tcPr>
          <w:p w14:paraId="2D55157A"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Mtn_vs</w:t>
            </w:r>
            <w:proofErr w:type="spellEnd"/>
          </w:p>
        </w:tc>
      </w:tr>
      <w:tr w:rsidR="007533F1" w:rsidRPr="000847DF" w14:paraId="0780CB34" w14:textId="77777777" w:rsidTr="00036A03">
        <w:trPr>
          <w:trHeight w:val="300"/>
        </w:trPr>
        <w:tc>
          <w:tcPr>
            <w:tcW w:w="3420" w:type="dxa"/>
            <w:tcBorders>
              <w:top w:val="nil"/>
              <w:left w:val="nil"/>
              <w:bottom w:val="nil"/>
              <w:right w:val="nil"/>
            </w:tcBorders>
            <w:noWrap/>
            <w:vAlign w:val="bottom"/>
            <w:hideMark/>
          </w:tcPr>
          <w:p w14:paraId="22DA65D3"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Moderate hills</w:t>
            </w:r>
          </w:p>
        </w:tc>
        <w:tc>
          <w:tcPr>
            <w:tcW w:w="1540" w:type="dxa"/>
            <w:tcBorders>
              <w:top w:val="nil"/>
              <w:left w:val="nil"/>
              <w:bottom w:val="nil"/>
              <w:right w:val="nil"/>
            </w:tcBorders>
            <w:noWrap/>
            <w:vAlign w:val="bottom"/>
            <w:hideMark/>
          </w:tcPr>
          <w:p w14:paraId="2F811EA1"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Mod_hills</w:t>
            </w:r>
            <w:proofErr w:type="spellEnd"/>
          </w:p>
        </w:tc>
      </w:tr>
      <w:tr w:rsidR="007533F1" w:rsidRPr="000847DF" w14:paraId="5E1EE422" w14:textId="77777777" w:rsidTr="00036A03">
        <w:trPr>
          <w:trHeight w:val="300"/>
        </w:trPr>
        <w:tc>
          <w:tcPr>
            <w:tcW w:w="3420" w:type="dxa"/>
            <w:tcBorders>
              <w:top w:val="nil"/>
              <w:left w:val="nil"/>
              <w:bottom w:val="nil"/>
              <w:right w:val="nil"/>
            </w:tcBorders>
            <w:noWrap/>
            <w:vAlign w:val="bottom"/>
            <w:hideMark/>
          </w:tcPr>
          <w:p w14:paraId="73002CA8"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Terrace/fan/plateau (high, dissected)</w:t>
            </w:r>
          </w:p>
        </w:tc>
        <w:tc>
          <w:tcPr>
            <w:tcW w:w="1540" w:type="dxa"/>
            <w:tcBorders>
              <w:top w:val="nil"/>
              <w:left w:val="nil"/>
              <w:bottom w:val="nil"/>
              <w:right w:val="nil"/>
            </w:tcBorders>
            <w:noWrap/>
            <w:vAlign w:val="bottom"/>
            <w:hideMark/>
          </w:tcPr>
          <w:p w14:paraId="68BE0DA8"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Tfphi_dis</w:t>
            </w:r>
            <w:proofErr w:type="spellEnd"/>
          </w:p>
        </w:tc>
      </w:tr>
      <w:tr w:rsidR="007533F1" w:rsidRPr="000847DF" w14:paraId="07C1D519" w14:textId="77777777" w:rsidTr="00036A03">
        <w:trPr>
          <w:trHeight w:val="300"/>
        </w:trPr>
        <w:tc>
          <w:tcPr>
            <w:tcW w:w="3420" w:type="dxa"/>
            <w:tcBorders>
              <w:top w:val="nil"/>
              <w:left w:val="nil"/>
              <w:bottom w:val="nil"/>
              <w:right w:val="nil"/>
            </w:tcBorders>
            <w:noWrap/>
            <w:vAlign w:val="bottom"/>
            <w:hideMark/>
          </w:tcPr>
          <w:p w14:paraId="6222E117"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Terrace/fan/plateau (high, surface)</w:t>
            </w:r>
          </w:p>
        </w:tc>
        <w:tc>
          <w:tcPr>
            <w:tcW w:w="1540" w:type="dxa"/>
            <w:tcBorders>
              <w:top w:val="nil"/>
              <w:left w:val="nil"/>
              <w:bottom w:val="nil"/>
              <w:right w:val="nil"/>
            </w:tcBorders>
            <w:noWrap/>
            <w:vAlign w:val="bottom"/>
            <w:hideMark/>
          </w:tcPr>
          <w:p w14:paraId="6F22090B"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Tfphi_surf</w:t>
            </w:r>
            <w:proofErr w:type="spellEnd"/>
          </w:p>
        </w:tc>
      </w:tr>
      <w:tr w:rsidR="007533F1" w:rsidRPr="000847DF" w14:paraId="6ECF3FC7" w14:textId="77777777" w:rsidTr="00036A03">
        <w:trPr>
          <w:trHeight w:val="300"/>
        </w:trPr>
        <w:tc>
          <w:tcPr>
            <w:tcW w:w="3420" w:type="dxa"/>
            <w:tcBorders>
              <w:top w:val="nil"/>
              <w:left w:val="nil"/>
              <w:bottom w:val="nil"/>
              <w:right w:val="nil"/>
            </w:tcBorders>
            <w:noWrap/>
            <w:vAlign w:val="bottom"/>
            <w:hideMark/>
          </w:tcPr>
          <w:p w14:paraId="3218DB5A"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Valley slope</w:t>
            </w:r>
          </w:p>
        </w:tc>
        <w:tc>
          <w:tcPr>
            <w:tcW w:w="1540" w:type="dxa"/>
            <w:tcBorders>
              <w:top w:val="nil"/>
              <w:left w:val="nil"/>
              <w:bottom w:val="nil"/>
              <w:right w:val="nil"/>
            </w:tcBorders>
            <w:noWrap/>
            <w:vAlign w:val="bottom"/>
            <w:hideMark/>
          </w:tcPr>
          <w:p w14:paraId="7EA3D92B"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Val_sl</w:t>
            </w:r>
            <w:proofErr w:type="spellEnd"/>
          </w:p>
        </w:tc>
      </w:tr>
      <w:tr w:rsidR="007533F1" w:rsidRPr="000847DF" w14:paraId="6BBB4C6C" w14:textId="77777777" w:rsidTr="00036A03">
        <w:trPr>
          <w:trHeight w:val="300"/>
        </w:trPr>
        <w:tc>
          <w:tcPr>
            <w:tcW w:w="3420" w:type="dxa"/>
            <w:tcBorders>
              <w:top w:val="nil"/>
              <w:left w:val="nil"/>
              <w:bottom w:val="nil"/>
              <w:right w:val="nil"/>
            </w:tcBorders>
            <w:noWrap/>
            <w:vAlign w:val="bottom"/>
            <w:hideMark/>
          </w:tcPr>
          <w:p w14:paraId="1FCEAA8F"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Terrace/fan/plateau (low, dissected)</w:t>
            </w:r>
          </w:p>
        </w:tc>
        <w:tc>
          <w:tcPr>
            <w:tcW w:w="1540" w:type="dxa"/>
            <w:tcBorders>
              <w:top w:val="nil"/>
              <w:left w:val="nil"/>
              <w:bottom w:val="nil"/>
              <w:right w:val="nil"/>
            </w:tcBorders>
            <w:noWrap/>
            <w:vAlign w:val="bottom"/>
            <w:hideMark/>
          </w:tcPr>
          <w:p w14:paraId="5671EDC4"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Tfplw_dis</w:t>
            </w:r>
            <w:proofErr w:type="spellEnd"/>
          </w:p>
        </w:tc>
      </w:tr>
      <w:tr w:rsidR="007533F1" w:rsidRPr="000847DF" w14:paraId="74A6CE7A" w14:textId="77777777" w:rsidTr="00036A03">
        <w:trPr>
          <w:trHeight w:val="300"/>
        </w:trPr>
        <w:tc>
          <w:tcPr>
            <w:tcW w:w="3420" w:type="dxa"/>
            <w:tcBorders>
              <w:top w:val="nil"/>
              <w:left w:val="nil"/>
              <w:bottom w:val="nil"/>
              <w:right w:val="nil"/>
            </w:tcBorders>
            <w:noWrap/>
            <w:vAlign w:val="bottom"/>
            <w:hideMark/>
          </w:tcPr>
          <w:p w14:paraId="0B6FAB5F" w14:textId="77777777" w:rsidR="007533F1" w:rsidRPr="000847DF" w:rsidRDefault="007533F1">
            <w:pPr>
              <w:spacing w:after="0" w:line="240" w:lineRule="auto"/>
              <w:rPr>
                <w:rFonts w:ascii="Times New Roman" w:eastAsia="Times New Roman" w:hAnsi="Times New Roman" w:cs="Times New Roman"/>
                <w:color w:val="000000"/>
                <w:kern w:val="0"/>
                <w:lang w:val="fr-FR"/>
                <w14:ligatures w14:val="none"/>
              </w:rPr>
            </w:pPr>
            <w:r w:rsidRPr="000847DF">
              <w:rPr>
                <w:rFonts w:ascii="Times New Roman" w:eastAsia="Times New Roman" w:hAnsi="Times New Roman" w:cs="Times New Roman"/>
                <w:color w:val="000000"/>
                <w:kern w:val="0"/>
                <w:lang w:val="fr-FR"/>
                <w14:ligatures w14:val="none"/>
              </w:rPr>
              <w:t>Terrace/fan/plateau (</w:t>
            </w:r>
            <w:proofErr w:type="spellStart"/>
            <w:r w:rsidRPr="000847DF">
              <w:rPr>
                <w:rFonts w:ascii="Times New Roman" w:eastAsia="Times New Roman" w:hAnsi="Times New Roman" w:cs="Times New Roman"/>
                <w:color w:val="000000"/>
                <w:kern w:val="0"/>
                <w:lang w:val="fr-FR"/>
                <w14:ligatures w14:val="none"/>
              </w:rPr>
              <w:t>low</w:t>
            </w:r>
            <w:proofErr w:type="spellEnd"/>
            <w:r w:rsidRPr="000847DF">
              <w:rPr>
                <w:rFonts w:ascii="Times New Roman" w:eastAsia="Times New Roman" w:hAnsi="Times New Roman" w:cs="Times New Roman"/>
                <w:color w:val="000000"/>
                <w:kern w:val="0"/>
                <w:lang w:val="fr-FR"/>
                <w14:ligatures w14:val="none"/>
              </w:rPr>
              <w:t>, surface)</w:t>
            </w:r>
          </w:p>
        </w:tc>
        <w:tc>
          <w:tcPr>
            <w:tcW w:w="1540" w:type="dxa"/>
            <w:tcBorders>
              <w:top w:val="nil"/>
              <w:left w:val="nil"/>
              <w:bottom w:val="nil"/>
              <w:right w:val="nil"/>
            </w:tcBorders>
            <w:noWrap/>
            <w:vAlign w:val="bottom"/>
            <w:hideMark/>
          </w:tcPr>
          <w:p w14:paraId="560E10C9"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Tfplw_surf</w:t>
            </w:r>
            <w:proofErr w:type="spellEnd"/>
          </w:p>
        </w:tc>
      </w:tr>
      <w:tr w:rsidR="007533F1" w:rsidRPr="000847DF" w14:paraId="3F0D66FA" w14:textId="77777777" w:rsidTr="00036A03">
        <w:trPr>
          <w:trHeight w:val="300"/>
        </w:trPr>
        <w:tc>
          <w:tcPr>
            <w:tcW w:w="3420" w:type="dxa"/>
            <w:tcBorders>
              <w:top w:val="nil"/>
              <w:left w:val="nil"/>
              <w:bottom w:val="nil"/>
              <w:right w:val="nil"/>
            </w:tcBorders>
            <w:noWrap/>
            <w:vAlign w:val="bottom"/>
            <w:hideMark/>
          </w:tcPr>
          <w:p w14:paraId="3E4C07E5"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High plain (Sinks &lt; 50%)</w:t>
            </w:r>
          </w:p>
        </w:tc>
        <w:tc>
          <w:tcPr>
            <w:tcW w:w="1540" w:type="dxa"/>
            <w:tcBorders>
              <w:top w:val="nil"/>
              <w:left w:val="nil"/>
              <w:bottom w:val="nil"/>
              <w:right w:val="nil"/>
            </w:tcBorders>
            <w:noWrap/>
            <w:vAlign w:val="bottom"/>
            <w:hideMark/>
          </w:tcPr>
          <w:p w14:paraId="05D7B37D"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Hi_plain</w:t>
            </w:r>
            <w:proofErr w:type="spellEnd"/>
          </w:p>
        </w:tc>
      </w:tr>
      <w:tr w:rsidR="007533F1" w:rsidRPr="000847DF" w14:paraId="535088AF" w14:textId="77777777" w:rsidTr="00036A03">
        <w:trPr>
          <w:trHeight w:val="300"/>
        </w:trPr>
        <w:tc>
          <w:tcPr>
            <w:tcW w:w="3420" w:type="dxa"/>
            <w:tcBorders>
              <w:top w:val="nil"/>
              <w:left w:val="nil"/>
              <w:bottom w:val="single" w:sz="4" w:space="0" w:color="auto"/>
              <w:right w:val="nil"/>
            </w:tcBorders>
            <w:noWrap/>
            <w:vAlign w:val="bottom"/>
            <w:hideMark/>
          </w:tcPr>
          <w:p w14:paraId="003450E0"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 xml:space="preserve"> Low plain (Sinks &lt; 50%)</w:t>
            </w:r>
          </w:p>
        </w:tc>
        <w:tc>
          <w:tcPr>
            <w:tcW w:w="1540" w:type="dxa"/>
            <w:tcBorders>
              <w:top w:val="nil"/>
              <w:left w:val="nil"/>
              <w:bottom w:val="single" w:sz="4" w:space="0" w:color="auto"/>
              <w:right w:val="nil"/>
            </w:tcBorders>
            <w:noWrap/>
            <w:vAlign w:val="bottom"/>
            <w:hideMark/>
          </w:tcPr>
          <w:p w14:paraId="720F62DC" w14:textId="77777777" w:rsidR="007533F1" w:rsidRPr="000847DF" w:rsidRDefault="007533F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Lw_plain</w:t>
            </w:r>
            <w:proofErr w:type="spellEnd"/>
          </w:p>
        </w:tc>
      </w:tr>
    </w:tbl>
    <w:p w14:paraId="38AEB2E8" w14:textId="77777777" w:rsidR="007533F1" w:rsidRPr="000847DF" w:rsidRDefault="007533F1" w:rsidP="00F35087">
      <w:pPr>
        <w:pStyle w:val="NormalWeb"/>
        <w:rPr>
          <w:b/>
          <w:bCs/>
        </w:rPr>
      </w:pPr>
    </w:p>
    <w:sectPr w:rsidR="007533F1" w:rsidRPr="000847DF" w:rsidSect="00BB4D5C">
      <w:pgSz w:w="11905" w:h="15874"/>
      <w:pgMar w:top="1440" w:right="1440" w:bottom="1440" w:left="1440" w:header="720" w:footer="720" w:gutter="0"/>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oelert Jeroen" w:date="2025-09-03T13:15:00Z" w:initials="JP">
    <w:p w14:paraId="1AC12B6B" w14:textId="77777777" w:rsidR="00620280" w:rsidRDefault="002C0EA2" w:rsidP="00620280">
      <w:pPr>
        <w:pStyle w:val="CommentText"/>
      </w:pPr>
      <w:r>
        <w:rPr>
          <w:rStyle w:val="CommentReference"/>
        </w:rPr>
        <w:annotationRef/>
      </w:r>
      <w:r w:rsidR="00620280">
        <w:t>In the title we talk about regenerative agriculture, but in the abstract we talk predominantly about Sustainable Crop Production (SCP). Are we saying that they are the same? I think we should be consistent and clear about how we frame the study. “Evaluating yield variability in sustainable crop production systems: a global analysis across climate, soil and topography” could be an alternative title.</w:t>
      </w:r>
    </w:p>
  </w:comment>
  <w:comment w:id="1" w:author="Kummu Matti" w:date="2025-09-24T11:48:00Z" w:initials="KM">
    <w:p w14:paraId="45B9290E" w14:textId="77777777" w:rsidR="00412823" w:rsidRDefault="00412823" w:rsidP="00412823">
      <w:r>
        <w:rPr>
          <w:rStyle w:val="CommentReference"/>
        </w:rPr>
        <w:annotationRef/>
      </w:r>
      <w:r>
        <w:rPr>
          <w:sz w:val="20"/>
          <w:szCs w:val="20"/>
        </w:rPr>
        <w:t>related to this one; why to use different terminology than in the other article? Could it also be RAP not SCP?</w:t>
      </w:r>
    </w:p>
  </w:comment>
  <w:comment w:id="2" w:author="Poelert Jeroen" w:date="2025-09-03T13:20:00Z" w:initials="JP">
    <w:p w14:paraId="45E2E84B" w14:textId="35F771E8" w:rsidR="000B5E59" w:rsidRDefault="000B5E59" w:rsidP="000B5E59">
      <w:pPr>
        <w:pStyle w:val="CommentText"/>
      </w:pPr>
      <w:r>
        <w:rPr>
          <w:rStyle w:val="CommentReference"/>
        </w:rPr>
        <w:annotationRef/>
      </w:r>
      <w:r>
        <w:t xml:space="preserve">We could call this sustainable crop production systems (SCPS) or sustainable cropping systems (SCS) instead of SCP. When reading the manuscript, SCPs is frequently used but doesn’t read fluently in my opinion (sustainable crop productions). </w:t>
      </w:r>
    </w:p>
  </w:comment>
  <w:comment w:id="7" w:author="Kummu Matti" w:date="2025-09-24T11:49:00Z" w:initials="KM">
    <w:p w14:paraId="55C9500B" w14:textId="77777777" w:rsidR="00867BE7" w:rsidRDefault="00F92C44" w:rsidP="00867BE7">
      <w:r>
        <w:rPr>
          <w:rStyle w:val="CommentReference"/>
        </w:rPr>
        <w:annotationRef/>
      </w:r>
      <w:r w:rsidR="00867BE7">
        <w:rPr>
          <w:sz w:val="20"/>
          <w:szCs w:val="20"/>
        </w:rPr>
        <w:t>I would present here 25th percentile, median and 75th percentile; to give just mean might be misleading and some kind of range would be good include</w:t>
      </w:r>
    </w:p>
  </w:comment>
  <w:comment w:id="9" w:author="Poelert Jeroen" w:date="2025-09-03T13:22:00Z" w:initials="JP">
    <w:p w14:paraId="69DCB78E" w14:textId="21B68C85" w:rsidR="00E457BF" w:rsidRDefault="004C030D" w:rsidP="00E457BF">
      <w:pPr>
        <w:pStyle w:val="CommentText"/>
      </w:pPr>
      <w:r>
        <w:rPr>
          <w:rStyle w:val="CommentReference"/>
        </w:rPr>
        <w:annotationRef/>
      </w:r>
      <w:r w:rsidR="00E457BF">
        <w:t>Here SCPs mean something different again, in the abstract SCPs referred to sustainable crop production? Perhaps this can be tackled together with my previous comment.</w:t>
      </w:r>
    </w:p>
    <w:p w14:paraId="537AA2B8" w14:textId="77777777" w:rsidR="00E457BF" w:rsidRDefault="00E457BF" w:rsidP="00E457BF">
      <w:pPr>
        <w:pStyle w:val="CommentText"/>
      </w:pPr>
    </w:p>
    <w:p w14:paraId="40ACEFEC" w14:textId="77777777" w:rsidR="00E457BF" w:rsidRDefault="00E457BF" w:rsidP="00E457BF">
      <w:pPr>
        <w:pStyle w:val="CommentText"/>
      </w:pPr>
      <w:r>
        <w:t>Soil Conservation Practices would fit best if we decide to frame the study around regenerative agriculture, but I also like to “sustainable crop production (systems)”, which perhaps covers the definitions of AF, OF, CC and NT a bit better.</w:t>
      </w:r>
    </w:p>
  </w:comment>
  <w:comment w:id="25" w:author="Kummu Matti" w:date="2025-09-25T08:16:00Z" w:initials="KM">
    <w:p w14:paraId="5A6FF7E7" w14:textId="77777777" w:rsidR="002A18DC" w:rsidRDefault="002A18DC" w:rsidP="002A18DC">
      <w:r>
        <w:rPr>
          <w:rStyle w:val="CommentReference"/>
        </w:rPr>
        <w:annotationRef/>
      </w:r>
      <w:r>
        <w:rPr>
          <w:sz w:val="20"/>
          <w:szCs w:val="20"/>
        </w:rPr>
        <w:t>should we here also stress that ideally these should have been recorded in the field sites?</w:t>
      </w:r>
    </w:p>
  </w:comment>
  <w:comment w:id="31" w:author="Kummu Matti" w:date="2025-09-25T08:18:00Z" w:initials="KM">
    <w:p w14:paraId="6CC15187" w14:textId="77777777" w:rsidR="00B477E7" w:rsidRDefault="00B477E7" w:rsidP="00B477E7">
      <w:r>
        <w:rPr>
          <w:rStyle w:val="CommentReference"/>
        </w:rPr>
        <w:annotationRef/>
      </w:r>
      <w:r>
        <w:rPr>
          <w:sz w:val="20"/>
          <w:szCs w:val="20"/>
        </w:rPr>
        <w:t>I think a short summary of the methods could work well here</w:t>
      </w:r>
    </w:p>
  </w:comment>
  <w:comment w:id="33" w:author="Poelert Jeroen" w:date="2025-09-03T13:41:00Z" w:initials="JP">
    <w:p w14:paraId="18AEFDA2" w14:textId="1C02D455" w:rsidR="005B4E75" w:rsidRDefault="00CB70A4" w:rsidP="005B4E75">
      <w:pPr>
        <w:pStyle w:val="CommentText"/>
      </w:pPr>
      <w:r>
        <w:rPr>
          <w:rStyle w:val="CommentReference"/>
        </w:rPr>
        <w:annotationRef/>
      </w:r>
      <w:r w:rsidR="005B4E75">
        <w:t>I think it is important be clear and provide our definition of the four SCPs, which are based on the definitions by Jian et al. (2020)</w:t>
      </w:r>
      <w:r w:rsidR="005B4E75">
        <w:rPr>
          <w:vertAlign w:val="superscript"/>
        </w:rPr>
        <w:t>45</w:t>
      </w:r>
      <w:r w:rsidR="005B4E75">
        <w:t>, if I am not mistaken. One of the reviewers also addressed this in the previous manuscript.</w:t>
      </w:r>
    </w:p>
  </w:comment>
  <w:comment w:id="34" w:author="Poelert Jeroen" w:date="2025-09-03T14:01:00Z" w:initials="JP">
    <w:p w14:paraId="0C264908" w14:textId="26EC3028" w:rsidR="00B02567" w:rsidRDefault="00205897" w:rsidP="00B02567">
      <w:pPr>
        <w:pStyle w:val="CommentText"/>
      </w:pPr>
      <w:r>
        <w:rPr>
          <w:rStyle w:val="CommentReference"/>
        </w:rPr>
        <w:annotationRef/>
      </w:r>
      <w:r w:rsidR="00B02567">
        <w:t>You can copy-paste this piece of text that I (re)wrote based on the previous manuscript, Jian et al. (2020). I added a nuance regarding OF as this is the only widely legally defined practices and frequently mentioned in agronomy journals, like the one you are aiming for.</w:t>
      </w:r>
    </w:p>
    <w:p w14:paraId="33CC67F0" w14:textId="77777777" w:rsidR="00B02567" w:rsidRDefault="00B02567" w:rsidP="00B02567">
      <w:pPr>
        <w:pStyle w:val="CommentText"/>
      </w:pPr>
    </w:p>
    <w:p w14:paraId="43BC2639" w14:textId="77777777" w:rsidR="00B02567" w:rsidRDefault="00B02567" w:rsidP="00B02567">
      <w:pPr>
        <w:pStyle w:val="CommentText"/>
      </w:pPr>
      <w:r>
        <w:t>In line with Jian et al. (2020), we define the four SCPs as follows:</w:t>
      </w:r>
    </w:p>
    <w:p w14:paraId="24132FDA" w14:textId="77777777" w:rsidR="00B02567" w:rsidRDefault="00B02567" w:rsidP="00B02567">
      <w:pPr>
        <w:pStyle w:val="CommentText"/>
        <w:numPr>
          <w:ilvl w:val="0"/>
          <w:numId w:val="12"/>
        </w:numPr>
      </w:pPr>
      <w:r>
        <w:rPr>
          <w:color w:val="000000"/>
          <w:highlight w:val="white"/>
        </w:rPr>
        <w:t xml:space="preserve">Agroforestry (AF): trees or shrubs integrated in the same fields with crops and/or pastures, sometimes in combination with (grazing) livestock. </w:t>
      </w:r>
    </w:p>
    <w:p w14:paraId="0F1F7B31" w14:textId="77777777" w:rsidR="00B02567" w:rsidRDefault="00B02567" w:rsidP="00B02567">
      <w:pPr>
        <w:pStyle w:val="CommentText"/>
        <w:numPr>
          <w:ilvl w:val="0"/>
          <w:numId w:val="12"/>
        </w:numPr>
      </w:pPr>
      <w:r>
        <w:rPr>
          <w:color w:val="000000"/>
          <w:highlight w:val="white"/>
        </w:rPr>
        <w:t>Cover crops (CC): crops planted in fallow periods, either in rotation or alongside the main crops.</w:t>
      </w:r>
    </w:p>
    <w:p w14:paraId="45C5B4BB" w14:textId="77777777" w:rsidR="00B02567" w:rsidRDefault="00B02567" w:rsidP="00B02567">
      <w:pPr>
        <w:pStyle w:val="CommentText"/>
        <w:numPr>
          <w:ilvl w:val="0"/>
          <w:numId w:val="12"/>
        </w:numPr>
      </w:pPr>
      <w:r>
        <w:rPr>
          <w:color w:val="000000"/>
          <w:highlight w:val="white"/>
        </w:rPr>
        <w:t xml:space="preserve">No-tillage (NT): cropping systems causing as minimal or zero soil disturbance through tillage. </w:t>
      </w:r>
    </w:p>
    <w:p w14:paraId="4CB35109" w14:textId="77777777" w:rsidR="00B02567" w:rsidRDefault="00B02567" w:rsidP="00B02567">
      <w:pPr>
        <w:pStyle w:val="CommentText"/>
        <w:numPr>
          <w:ilvl w:val="0"/>
          <w:numId w:val="12"/>
        </w:numPr>
      </w:pPr>
      <w:r>
        <w:rPr>
          <w:color w:val="000000"/>
          <w:highlight w:val="white"/>
        </w:rPr>
        <w:t>Organic farming (OF): although the exact legal definition of OF varies across nations (</w:t>
      </w:r>
      <w:hyperlink r:id="rId1" w:history="1">
        <w:r w:rsidRPr="00917B31">
          <w:rPr>
            <w:rStyle w:val="Hyperlink"/>
            <w:highlight w:val="white"/>
          </w:rPr>
          <w:t>Seufert et al., 2017</w:t>
        </w:r>
      </w:hyperlink>
      <w:r>
        <w:rPr>
          <w:color w:val="000000"/>
          <w:highlight w:val="white"/>
        </w:rPr>
        <w:t>), it relies on using organic fertilizer inputs instead of synthetic fertilizers, such as compost or green manure, and prohibits the application of pesticides.</w:t>
      </w:r>
    </w:p>
    <w:p w14:paraId="6A383442" w14:textId="77777777" w:rsidR="00B02567" w:rsidRDefault="00B02567" w:rsidP="00B02567">
      <w:pPr>
        <w:pStyle w:val="CommentText"/>
      </w:pPr>
      <w:r>
        <w:t xml:space="preserve">We acknowledge that some of the four SCPs might be combined in practice, like CC being used as green manure in OF systems. However, in this study we evaluate their yield variability as separate practices. </w:t>
      </w:r>
    </w:p>
  </w:comment>
  <w:comment w:id="35" w:author="Kummu Matti" w:date="2025-09-25T08:19:00Z" w:initials="KM">
    <w:p w14:paraId="34BF62D3" w14:textId="77777777" w:rsidR="00CA36CC" w:rsidRDefault="00CA36CC" w:rsidP="00CA36CC">
      <w:r>
        <w:rPr>
          <w:rStyle w:val="CommentReference"/>
        </w:rPr>
        <w:annotationRef/>
      </w:r>
      <w:r>
        <w:rPr>
          <w:sz w:val="20"/>
          <w:szCs w:val="20"/>
        </w:rPr>
        <w:t>maybe add n for each (after the title)</w:t>
      </w:r>
    </w:p>
  </w:comment>
  <w:comment w:id="38" w:author="Kummu Matti" w:date="2025-09-25T08:27:00Z" w:initials="KM">
    <w:p w14:paraId="01F01554" w14:textId="77777777" w:rsidR="00BC245E" w:rsidRDefault="00BC245E" w:rsidP="00BC245E">
      <w:r>
        <w:rPr>
          <w:rStyle w:val="CommentReference"/>
        </w:rPr>
        <w:annotationRef/>
      </w:r>
      <w:r>
        <w:rPr>
          <w:sz w:val="20"/>
          <w:szCs w:val="20"/>
        </w:rPr>
        <w:t>here you use RAP; be consistent throughout the article</w:t>
      </w:r>
    </w:p>
  </w:comment>
  <w:comment w:id="39" w:author="Kummu Matti" w:date="2025-09-25T08:30:00Z" w:initials="KM">
    <w:p w14:paraId="2FFBA831" w14:textId="77777777" w:rsidR="00FA21EB" w:rsidRDefault="00FA21EB" w:rsidP="00FA21EB">
      <w:r>
        <w:rPr>
          <w:rStyle w:val="CommentReference"/>
        </w:rPr>
        <w:annotationRef/>
      </w:r>
      <w:r>
        <w:rPr>
          <w:sz w:val="20"/>
          <w:szCs w:val="20"/>
        </w:rPr>
        <w:t xml:space="preserve">but here you mostly pool all crops together. </w:t>
      </w:r>
    </w:p>
    <w:p w14:paraId="64702B1A" w14:textId="77777777" w:rsidR="00FA21EB" w:rsidRDefault="00FA21EB" w:rsidP="00FA21EB"/>
    <w:p w14:paraId="13201DAF" w14:textId="77777777" w:rsidR="00FA21EB" w:rsidRDefault="00FA21EB" w:rsidP="00FA21EB">
      <w:r>
        <w:rPr>
          <w:sz w:val="20"/>
          <w:szCs w:val="20"/>
        </w:rPr>
        <w:t>Would be good to introduce shortly each result section. I.e. Here we first pooled all crops together to examine the overall impact of the SCPs/RAPs. Or similar</w:t>
      </w:r>
    </w:p>
  </w:comment>
  <w:comment w:id="40" w:author="Kummu Matti" w:date="2025-09-25T08:28:00Z" w:initials="KM">
    <w:p w14:paraId="5E88379A" w14:textId="307FA3DA" w:rsidR="000E4E5F" w:rsidRDefault="000E4E5F" w:rsidP="000E4E5F">
      <w:r>
        <w:rPr>
          <w:rStyle w:val="CommentReference"/>
        </w:rPr>
        <w:annotationRef/>
      </w:r>
      <w:r>
        <w:rPr>
          <w:sz w:val="20"/>
          <w:szCs w:val="20"/>
        </w:rPr>
        <w:t>again; check SCP vs RAP</w:t>
      </w:r>
    </w:p>
  </w:comment>
  <w:comment w:id="46" w:author="Kummu Matti" w:date="2025-09-25T08:43:00Z" w:initials="KM">
    <w:p w14:paraId="70945CA4" w14:textId="77777777" w:rsidR="001341DB" w:rsidRDefault="001341DB" w:rsidP="001341DB">
      <w:r>
        <w:rPr>
          <w:rStyle w:val="CommentReference"/>
        </w:rPr>
        <w:annotationRef/>
      </w:r>
      <w:r>
        <w:rPr>
          <w:sz w:val="20"/>
          <w:szCs w:val="20"/>
        </w:rPr>
        <w:t>not sure how meaningful this is</w:t>
      </w:r>
    </w:p>
  </w:comment>
  <w:comment w:id="47" w:author="Kummu Matti" w:date="2025-09-25T08:44:00Z" w:initials="KM">
    <w:p w14:paraId="00226A51" w14:textId="77777777" w:rsidR="00E14F43" w:rsidRDefault="00E14F43" w:rsidP="00E14F43">
      <w:r>
        <w:rPr>
          <w:rStyle w:val="CommentReference"/>
        </w:rPr>
        <w:annotationRef/>
      </w:r>
      <w:r>
        <w:rPr>
          <w:sz w:val="20"/>
          <w:szCs w:val="20"/>
        </w:rPr>
        <w:t>add 25th - 75th percentiles</w:t>
      </w:r>
    </w:p>
  </w:comment>
  <w:comment w:id="50" w:author="Poelert Jeroen" w:date="2025-09-03T14:24:00Z" w:initials="JP">
    <w:p w14:paraId="4287864E" w14:textId="503857EE" w:rsidR="00E445B5" w:rsidRDefault="001E171E" w:rsidP="00E445B5">
      <w:pPr>
        <w:pStyle w:val="CommentText"/>
      </w:pPr>
      <w:r>
        <w:rPr>
          <w:rStyle w:val="CommentReference"/>
        </w:rPr>
        <w:annotationRef/>
      </w:r>
      <w:r w:rsidR="00E445B5">
        <w:t xml:space="preserve">I think this needs a reference. If none of your already included references states this, you could perhaps have a look at this one: </w:t>
      </w:r>
      <w:hyperlink r:id="rId2" w:history="1">
        <w:r w:rsidR="00E445B5" w:rsidRPr="00C912DC">
          <w:rPr>
            <w:rStyle w:val="Hyperlink"/>
          </w:rPr>
          <w:t>https://doi.org/10.1111/gcb.14644</w:t>
        </w:r>
      </w:hyperlink>
    </w:p>
  </w:comment>
  <w:comment w:id="58" w:author="Poelert Jeroen" w:date="2025-09-03T14:39:00Z" w:initials="JP">
    <w:p w14:paraId="1D5C85C0" w14:textId="77777777" w:rsidR="001E7AD5" w:rsidRDefault="001E7AD5" w:rsidP="001E7AD5">
      <w:pPr>
        <w:pStyle w:val="CommentText"/>
      </w:pPr>
      <w:r>
        <w:rPr>
          <w:rStyle w:val="CommentReference"/>
        </w:rPr>
        <w:annotationRef/>
      </w:r>
      <w:r>
        <w:t>Are soybeans really grown at cooler places? E.g. in Finland, soybeans can realistically not be grown.</w:t>
      </w:r>
    </w:p>
  </w:comment>
  <w:comment w:id="59" w:author="Kummu Matti" w:date="2025-09-25T08:49:00Z" w:initials="KM">
    <w:p w14:paraId="77F77BAD" w14:textId="77777777" w:rsidR="000A6E87" w:rsidRDefault="000A6E87" w:rsidP="000A6E87">
      <w:r>
        <w:rPr>
          <w:rStyle w:val="CommentReference"/>
        </w:rPr>
        <w:annotationRef/>
      </w:r>
      <w:r>
        <w:rPr>
          <w:sz w:val="20"/>
          <w:szCs w:val="20"/>
        </w:rPr>
        <w:t xml:space="preserve">I would add also the potential uncertainty due to the fact that the environmental variables were not collected at the field scale. </w:t>
      </w:r>
    </w:p>
  </w:comment>
  <w:comment w:id="63" w:author="Poelert Jeroen" w:date="2025-09-03T15:05:00Z" w:initials="JP">
    <w:p w14:paraId="74F350DD" w14:textId="2269C83A" w:rsidR="00942703" w:rsidRDefault="00942703" w:rsidP="00942703">
      <w:pPr>
        <w:pStyle w:val="CommentText"/>
      </w:pPr>
      <w:r>
        <w:rPr>
          <w:rStyle w:val="CommentReference"/>
        </w:rPr>
        <w:annotationRef/>
      </w:r>
      <w:r>
        <w:t xml:space="preserve">I think this needs at least a reference. I think this one could help: </w:t>
      </w:r>
    </w:p>
    <w:p w14:paraId="3572366E" w14:textId="77777777" w:rsidR="00942703" w:rsidRDefault="00942703" w:rsidP="00942703">
      <w:pPr>
        <w:pStyle w:val="CommentText"/>
      </w:pPr>
      <w:r>
        <w:t>Abdulkareem et al. (2025)https://doi.org/10.1111/ejss.70030</w:t>
      </w:r>
    </w:p>
    <w:p w14:paraId="5628A577" w14:textId="77777777" w:rsidR="00942703" w:rsidRDefault="00942703" w:rsidP="00942703">
      <w:pPr>
        <w:pStyle w:val="CommentText"/>
      </w:pPr>
    </w:p>
  </w:comment>
  <w:comment w:id="66" w:author="Kummu Matti" w:date="2025-09-26T10:11:00Z" w:initials="KM">
    <w:p w14:paraId="46B8E87F" w14:textId="77777777" w:rsidR="00B76FCE" w:rsidRDefault="00B76FCE" w:rsidP="00B76FCE">
      <w:r>
        <w:rPr>
          <w:rStyle w:val="CommentReference"/>
        </w:rPr>
        <w:annotationRef/>
      </w:r>
      <w:r>
        <w:rPr>
          <w:sz w:val="20"/>
          <w:szCs w:val="20"/>
        </w:rPr>
        <w:t xml:space="preserve">I would not end with further research statement; this could be merged to discussion.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AC12B6B" w15:done="0"/>
  <w15:commentEx w15:paraId="45B9290E" w15:paraIdParent="1AC12B6B" w15:done="0"/>
  <w15:commentEx w15:paraId="45E2E84B" w15:done="0"/>
  <w15:commentEx w15:paraId="55C9500B" w15:done="0"/>
  <w15:commentEx w15:paraId="40ACEFEC" w15:done="0"/>
  <w15:commentEx w15:paraId="5A6FF7E7" w15:done="0"/>
  <w15:commentEx w15:paraId="6CC15187" w15:done="0"/>
  <w15:commentEx w15:paraId="18AEFDA2" w15:done="0"/>
  <w15:commentEx w15:paraId="6A383442" w15:paraIdParent="18AEFDA2" w15:done="0"/>
  <w15:commentEx w15:paraId="34BF62D3" w15:done="0"/>
  <w15:commentEx w15:paraId="01F01554" w15:done="0"/>
  <w15:commentEx w15:paraId="13201DAF" w15:done="0"/>
  <w15:commentEx w15:paraId="5E88379A" w15:done="0"/>
  <w15:commentEx w15:paraId="70945CA4" w15:done="0"/>
  <w15:commentEx w15:paraId="00226A51" w15:done="0"/>
  <w15:commentEx w15:paraId="4287864E" w15:done="0"/>
  <w15:commentEx w15:paraId="1D5C85C0" w15:done="0"/>
  <w15:commentEx w15:paraId="77F77BAD" w15:done="0"/>
  <w15:commentEx w15:paraId="5628A577" w15:done="0"/>
  <w15:commentEx w15:paraId="46B8E8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BF9556A" w16cex:dateUtc="2025-09-03T11:15:00Z"/>
  <w16cex:commentExtensible w16cex:durableId="2DE2CFC1" w16cex:dateUtc="2025-09-24T08:48:00Z"/>
  <w16cex:commentExtensible w16cex:durableId="0A0B8622" w16cex:dateUtc="2025-09-03T11:20:00Z"/>
  <w16cex:commentExtensible w16cex:durableId="05635AA4" w16cex:dateUtc="2025-09-24T08:49:00Z"/>
  <w16cex:commentExtensible w16cex:durableId="2F78F33F" w16cex:dateUtc="2025-09-03T11:22:00Z">
    <w16cex:extLst>
      <w16:ext w16:uri="{CE6994B0-6A32-4C9F-8C6B-6E91EDA988CE}">
        <cr:reactions xmlns:cr="http://schemas.microsoft.com/office/comments/2020/reactions">
          <cr:reaction reactionType="1">
            <cr:reactionInfo dateUtc="2025-09-24T09:10:27Z">
              <cr:user userId="S::matti.kummu@aalto.fi::e7b953b4-bcb9-43ce-81fb-55b5afe08f65" userProvider="AD" userName="Kummu Matti"/>
            </cr:reactionInfo>
          </cr:reaction>
        </cr:reactions>
      </w16:ext>
    </w16cex:extLst>
  </w16cex:commentExtensible>
  <w16cex:commentExtensible w16cex:durableId="6BF04B95" w16cex:dateUtc="2025-09-25T05:16:00Z"/>
  <w16cex:commentExtensible w16cex:durableId="14F09A8E" w16cex:dateUtc="2025-09-25T05:18:00Z"/>
  <w16cex:commentExtensible w16cex:durableId="5756161E" w16cex:dateUtc="2025-09-03T11:41:00Z"/>
  <w16cex:commentExtensible w16cex:durableId="2856EE8E" w16cex:dateUtc="2025-09-03T12:01:00Z"/>
  <w16cex:commentExtensible w16cex:durableId="1340EEE0" w16cex:dateUtc="2025-09-25T05:19:00Z"/>
  <w16cex:commentExtensible w16cex:durableId="3CB9FBBF" w16cex:dateUtc="2025-09-25T05:27:00Z"/>
  <w16cex:commentExtensible w16cex:durableId="4318DDF0" w16cex:dateUtc="2025-09-25T05:30:00Z"/>
  <w16cex:commentExtensible w16cex:durableId="67206F00" w16cex:dateUtc="2025-09-25T05:28:00Z"/>
  <w16cex:commentExtensible w16cex:durableId="00692D50" w16cex:dateUtc="2025-09-25T05:43:00Z"/>
  <w16cex:commentExtensible w16cex:durableId="05B4CF8F" w16cex:dateUtc="2025-09-25T05:44:00Z"/>
  <w16cex:commentExtensible w16cex:durableId="0BCB105B" w16cex:dateUtc="2025-09-03T12:24:00Z"/>
  <w16cex:commentExtensible w16cex:durableId="1B56D55A" w16cex:dateUtc="2025-09-03T12:39:00Z"/>
  <w16cex:commentExtensible w16cex:durableId="116BD405" w16cex:dateUtc="2025-09-25T05:49:00Z"/>
  <w16cex:commentExtensible w16cex:durableId="55DBD739" w16cex:dateUtc="2025-09-03T13:05:00Z"/>
  <w16cex:commentExtensible w16cex:durableId="08BC2790" w16cex:dateUtc="2025-09-26T0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AC12B6B" w16cid:durableId="7BF9556A"/>
  <w16cid:commentId w16cid:paraId="45B9290E" w16cid:durableId="2DE2CFC1"/>
  <w16cid:commentId w16cid:paraId="45E2E84B" w16cid:durableId="0A0B8622"/>
  <w16cid:commentId w16cid:paraId="55C9500B" w16cid:durableId="05635AA4"/>
  <w16cid:commentId w16cid:paraId="40ACEFEC" w16cid:durableId="2F78F33F"/>
  <w16cid:commentId w16cid:paraId="5A6FF7E7" w16cid:durableId="6BF04B95"/>
  <w16cid:commentId w16cid:paraId="6CC15187" w16cid:durableId="14F09A8E"/>
  <w16cid:commentId w16cid:paraId="18AEFDA2" w16cid:durableId="5756161E"/>
  <w16cid:commentId w16cid:paraId="6A383442" w16cid:durableId="2856EE8E"/>
  <w16cid:commentId w16cid:paraId="34BF62D3" w16cid:durableId="1340EEE0"/>
  <w16cid:commentId w16cid:paraId="01F01554" w16cid:durableId="3CB9FBBF"/>
  <w16cid:commentId w16cid:paraId="13201DAF" w16cid:durableId="4318DDF0"/>
  <w16cid:commentId w16cid:paraId="5E88379A" w16cid:durableId="67206F00"/>
  <w16cid:commentId w16cid:paraId="70945CA4" w16cid:durableId="00692D50"/>
  <w16cid:commentId w16cid:paraId="00226A51" w16cid:durableId="05B4CF8F"/>
  <w16cid:commentId w16cid:paraId="4287864E" w16cid:durableId="0BCB105B"/>
  <w16cid:commentId w16cid:paraId="1D5C85C0" w16cid:durableId="1B56D55A"/>
  <w16cid:commentId w16cid:paraId="77F77BAD" w16cid:durableId="116BD405"/>
  <w16cid:commentId w16cid:paraId="5628A577" w16cid:durableId="55DBD739"/>
  <w16cid:commentId w16cid:paraId="46B8E87F" w16cid:durableId="08BC27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99A"/>
    <w:multiLevelType w:val="multilevel"/>
    <w:tmpl w:val="7A9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314C1"/>
    <w:multiLevelType w:val="hybridMultilevel"/>
    <w:tmpl w:val="BBCC35A0"/>
    <w:lvl w:ilvl="0" w:tplc="A2BEFF8C">
      <w:start w:val="1"/>
      <w:numFmt w:val="bullet"/>
      <w:lvlText w:val=""/>
      <w:lvlJc w:val="left"/>
      <w:pPr>
        <w:ind w:left="720" w:hanging="360"/>
      </w:pPr>
      <w:rPr>
        <w:rFonts w:ascii="Symbol" w:hAnsi="Symbol"/>
      </w:rPr>
    </w:lvl>
    <w:lvl w:ilvl="1" w:tplc="27A06C02">
      <w:start w:val="1"/>
      <w:numFmt w:val="bullet"/>
      <w:lvlText w:val=""/>
      <w:lvlJc w:val="left"/>
      <w:pPr>
        <w:ind w:left="720" w:hanging="360"/>
      </w:pPr>
      <w:rPr>
        <w:rFonts w:ascii="Symbol" w:hAnsi="Symbol"/>
      </w:rPr>
    </w:lvl>
    <w:lvl w:ilvl="2" w:tplc="FC54CEDC">
      <w:start w:val="1"/>
      <w:numFmt w:val="bullet"/>
      <w:lvlText w:val=""/>
      <w:lvlJc w:val="left"/>
      <w:pPr>
        <w:ind w:left="720" w:hanging="360"/>
      </w:pPr>
      <w:rPr>
        <w:rFonts w:ascii="Symbol" w:hAnsi="Symbol"/>
      </w:rPr>
    </w:lvl>
    <w:lvl w:ilvl="3" w:tplc="6732679C">
      <w:start w:val="1"/>
      <w:numFmt w:val="bullet"/>
      <w:lvlText w:val=""/>
      <w:lvlJc w:val="left"/>
      <w:pPr>
        <w:ind w:left="720" w:hanging="360"/>
      </w:pPr>
      <w:rPr>
        <w:rFonts w:ascii="Symbol" w:hAnsi="Symbol"/>
      </w:rPr>
    </w:lvl>
    <w:lvl w:ilvl="4" w:tplc="5DE69916">
      <w:start w:val="1"/>
      <w:numFmt w:val="bullet"/>
      <w:lvlText w:val=""/>
      <w:lvlJc w:val="left"/>
      <w:pPr>
        <w:ind w:left="720" w:hanging="360"/>
      </w:pPr>
      <w:rPr>
        <w:rFonts w:ascii="Symbol" w:hAnsi="Symbol"/>
      </w:rPr>
    </w:lvl>
    <w:lvl w:ilvl="5" w:tplc="4914D934">
      <w:start w:val="1"/>
      <w:numFmt w:val="bullet"/>
      <w:lvlText w:val=""/>
      <w:lvlJc w:val="left"/>
      <w:pPr>
        <w:ind w:left="720" w:hanging="360"/>
      </w:pPr>
      <w:rPr>
        <w:rFonts w:ascii="Symbol" w:hAnsi="Symbol"/>
      </w:rPr>
    </w:lvl>
    <w:lvl w:ilvl="6" w:tplc="49269E4A">
      <w:start w:val="1"/>
      <w:numFmt w:val="bullet"/>
      <w:lvlText w:val=""/>
      <w:lvlJc w:val="left"/>
      <w:pPr>
        <w:ind w:left="720" w:hanging="360"/>
      </w:pPr>
      <w:rPr>
        <w:rFonts w:ascii="Symbol" w:hAnsi="Symbol"/>
      </w:rPr>
    </w:lvl>
    <w:lvl w:ilvl="7" w:tplc="2C4A785C">
      <w:start w:val="1"/>
      <w:numFmt w:val="bullet"/>
      <w:lvlText w:val=""/>
      <w:lvlJc w:val="left"/>
      <w:pPr>
        <w:ind w:left="720" w:hanging="360"/>
      </w:pPr>
      <w:rPr>
        <w:rFonts w:ascii="Symbol" w:hAnsi="Symbol"/>
      </w:rPr>
    </w:lvl>
    <w:lvl w:ilvl="8" w:tplc="026067F6">
      <w:start w:val="1"/>
      <w:numFmt w:val="bullet"/>
      <w:lvlText w:val=""/>
      <w:lvlJc w:val="left"/>
      <w:pPr>
        <w:ind w:left="720" w:hanging="360"/>
      </w:pPr>
      <w:rPr>
        <w:rFonts w:ascii="Symbol" w:hAnsi="Symbol"/>
      </w:rPr>
    </w:lvl>
  </w:abstractNum>
  <w:abstractNum w:abstractNumId="2" w15:restartNumberingAfterBreak="0">
    <w:nsid w:val="1F12220A"/>
    <w:multiLevelType w:val="multilevel"/>
    <w:tmpl w:val="102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22978"/>
    <w:multiLevelType w:val="hybridMultilevel"/>
    <w:tmpl w:val="CCA691C8"/>
    <w:lvl w:ilvl="0" w:tplc="7E1C7794">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A6A7A"/>
    <w:multiLevelType w:val="hybridMultilevel"/>
    <w:tmpl w:val="28BADC76"/>
    <w:lvl w:ilvl="0" w:tplc="424009B8">
      <w:start w:val="1"/>
      <w:numFmt w:val="bullet"/>
      <w:lvlText w:val=""/>
      <w:lvlJc w:val="left"/>
      <w:pPr>
        <w:ind w:left="720" w:hanging="360"/>
      </w:pPr>
      <w:rPr>
        <w:rFonts w:ascii="Symbol" w:hAnsi="Symbol"/>
      </w:rPr>
    </w:lvl>
    <w:lvl w:ilvl="1" w:tplc="55E8217C">
      <w:start w:val="1"/>
      <w:numFmt w:val="bullet"/>
      <w:lvlText w:val=""/>
      <w:lvlJc w:val="left"/>
      <w:pPr>
        <w:ind w:left="720" w:hanging="360"/>
      </w:pPr>
      <w:rPr>
        <w:rFonts w:ascii="Symbol" w:hAnsi="Symbol"/>
      </w:rPr>
    </w:lvl>
    <w:lvl w:ilvl="2" w:tplc="0310FA5E">
      <w:start w:val="1"/>
      <w:numFmt w:val="bullet"/>
      <w:lvlText w:val=""/>
      <w:lvlJc w:val="left"/>
      <w:pPr>
        <w:ind w:left="720" w:hanging="360"/>
      </w:pPr>
      <w:rPr>
        <w:rFonts w:ascii="Symbol" w:hAnsi="Symbol"/>
      </w:rPr>
    </w:lvl>
    <w:lvl w:ilvl="3" w:tplc="AFFCE36E">
      <w:start w:val="1"/>
      <w:numFmt w:val="bullet"/>
      <w:lvlText w:val=""/>
      <w:lvlJc w:val="left"/>
      <w:pPr>
        <w:ind w:left="720" w:hanging="360"/>
      </w:pPr>
      <w:rPr>
        <w:rFonts w:ascii="Symbol" w:hAnsi="Symbol"/>
      </w:rPr>
    </w:lvl>
    <w:lvl w:ilvl="4" w:tplc="91B434F0">
      <w:start w:val="1"/>
      <w:numFmt w:val="bullet"/>
      <w:lvlText w:val=""/>
      <w:lvlJc w:val="left"/>
      <w:pPr>
        <w:ind w:left="720" w:hanging="360"/>
      </w:pPr>
      <w:rPr>
        <w:rFonts w:ascii="Symbol" w:hAnsi="Symbol"/>
      </w:rPr>
    </w:lvl>
    <w:lvl w:ilvl="5" w:tplc="38F209D8">
      <w:start w:val="1"/>
      <w:numFmt w:val="bullet"/>
      <w:lvlText w:val=""/>
      <w:lvlJc w:val="left"/>
      <w:pPr>
        <w:ind w:left="720" w:hanging="360"/>
      </w:pPr>
      <w:rPr>
        <w:rFonts w:ascii="Symbol" w:hAnsi="Symbol"/>
      </w:rPr>
    </w:lvl>
    <w:lvl w:ilvl="6" w:tplc="1938F9BC">
      <w:start w:val="1"/>
      <w:numFmt w:val="bullet"/>
      <w:lvlText w:val=""/>
      <w:lvlJc w:val="left"/>
      <w:pPr>
        <w:ind w:left="720" w:hanging="360"/>
      </w:pPr>
      <w:rPr>
        <w:rFonts w:ascii="Symbol" w:hAnsi="Symbol"/>
      </w:rPr>
    </w:lvl>
    <w:lvl w:ilvl="7" w:tplc="54A824F0">
      <w:start w:val="1"/>
      <w:numFmt w:val="bullet"/>
      <w:lvlText w:val=""/>
      <w:lvlJc w:val="left"/>
      <w:pPr>
        <w:ind w:left="720" w:hanging="360"/>
      </w:pPr>
      <w:rPr>
        <w:rFonts w:ascii="Symbol" w:hAnsi="Symbol"/>
      </w:rPr>
    </w:lvl>
    <w:lvl w:ilvl="8" w:tplc="64FA244A">
      <w:start w:val="1"/>
      <w:numFmt w:val="bullet"/>
      <w:lvlText w:val=""/>
      <w:lvlJc w:val="left"/>
      <w:pPr>
        <w:ind w:left="720" w:hanging="360"/>
      </w:pPr>
      <w:rPr>
        <w:rFonts w:ascii="Symbol" w:hAnsi="Symbol"/>
      </w:rPr>
    </w:lvl>
  </w:abstractNum>
  <w:abstractNum w:abstractNumId="6"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D12F91"/>
    <w:multiLevelType w:val="multilevel"/>
    <w:tmpl w:val="0CE8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F5709D"/>
    <w:multiLevelType w:val="hybridMultilevel"/>
    <w:tmpl w:val="06207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863188"/>
    <w:multiLevelType w:val="multilevel"/>
    <w:tmpl w:val="F79E166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2E45BF8"/>
    <w:multiLevelType w:val="hybridMultilevel"/>
    <w:tmpl w:val="F83CD292"/>
    <w:lvl w:ilvl="0" w:tplc="BEFA0CA8">
      <w:start w:val="1"/>
      <w:numFmt w:val="bullet"/>
      <w:lvlText w:val=""/>
      <w:lvlJc w:val="left"/>
      <w:pPr>
        <w:ind w:left="1020" w:hanging="360"/>
      </w:pPr>
      <w:rPr>
        <w:rFonts w:ascii="Symbol" w:hAnsi="Symbol"/>
      </w:rPr>
    </w:lvl>
    <w:lvl w:ilvl="1" w:tplc="CBBEEE62">
      <w:start w:val="1"/>
      <w:numFmt w:val="bullet"/>
      <w:lvlText w:val=""/>
      <w:lvlJc w:val="left"/>
      <w:pPr>
        <w:ind w:left="1020" w:hanging="360"/>
      </w:pPr>
      <w:rPr>
        <w:rFonts w:ascii="Symbol" w:hAnsi="Symbol"/>
      </w:rPr>
    </w:lvl>
    <w:lvl w:ilvl="2" w:tplc="B9605194">
      <w:start w:val="1"/>
      <w:numFmt w:val="bullet"/>
      <w:lvlText w:val=""/>
      <w:lvlJc w:val="left"/>
      <w:pPr>
        <w:ind w:left="1020" w:hanging="360"/>
      </w:pPr>
      <w:rPr>
        <w:rFonts w:ascii="Symbol" w:hAnsi="Symbol"/>
      </w:rPr>
    </w:lvl>
    <w:lvl w:ilvl="3" w:tplc="1B308714">
      <w:start w:val="1"/>
      <w:numFmt w:val="bullet"/>
      <w:lvlText w:val=""/>
      <w:lvlJc w:val="left"/>
      <w:pPr>
        <w:ind w:left="1020" w:hanging="360"/>
      </w:pPr>
      <w:rPr>
        <w:rFonts w:ascii="Symbol" w:hAnsi="Symbol"/>
      </w:rPr>
    </w:lvl>
    <w:lvl w:ilvl="4" w:tplc="693A3EA6">
      <w:start w:val="1"/>
      <w:numFmt w:val="bullet"/>
      <w:lvlText w:val=""/>
      <w:lvlJc w:val="left"/>
      <w:pPr>
        <w:ind w:left="1020" w:hanging="360"/>
      </w:pPr>
      <w:rPr>
        <w:rFonts w:ascii="Symbol" w:hAnsi="Symbol"/>
      </w:rPr>
    </w:lvl>
    <w:lvl w:ilvl="5" w:tplc="BAD8882E">
      <w:start w:val="1"/>
      <w:numFmt w:val="bullet"/>
      <w:lvlText w:val=""/>
      <w:lvlJc w:val="left"/>
      <w:pPr>
        <w:ind w:left="1020" w:hanging="360"/>
      </w:pPr>
      <w:rPr>
        <w:rFonts w:ascii="Symbol" w:hAnsi="Symbol"/>
      </w:rPr>
    </w:lvl>
    <w:lvl w:ilvl="6" w:tplc="AE1A8F30">
      <w:start w:val="1"/>
      <w:numFmt w:val="bullet"/>
      <w:lvlText w:val=""/>
      <w:lvlJc w:val="left"/>
      <w:pPr>
        <w:ind w:left="1020" w:hanging="360"/>
      </w:pPr>
      <w:rPr>
        <w:rFonts w:ascii="Symbol" w:hAnsi="Symbol"/>
      </w:rPr>
    </w:lvl>
    <w:lvl w:ilvl="7" w:tplc="9C981E38">
      <w:start w:val="1"/>
      <w:numFmt w:val="bullet"/>
      <w:lvlText w:val=""/>
      <w:lvlJc w:val="left"/>
      <w:pPr>
        <w:ind w:left="1020" w:hanging="360"/>
      </w:pPr>
      <w:rPr>
        <w:rFonts w:ascii="Symbol" w:hAnsi="Symbol"/>
      </w:rPr>
    </w:lvl>
    <w:lvl w:ilvl="8" w:tplc="BF2C9B3E">
      <w:start w:val="1"/>
      <w:numFmt w:val="bullet"/>
      <w:lvlText w:val=""/>
      <w:lvlJc w:val="left"/>
      <w:pPr>
        <w:ind w:left="1020" w:hanging="360"/>
      </w:pPr>
      <w:rPr>
        <w:rFonts w:ascii="Symbol" w:hAnsi="Symbol"/>
      </w:rPr>
    </w:lvl>
  </w:abstractNum>
  <w:num w:numId="1" w16cid:durableId="909268343">
    <w:abstractNumId w:val="4"/>
  </w:num>
  <w:num w:numId="2" w16cid:durableId="892930632">
    <w:abstractNumId w:val="6"/>
  </w:num>
  <w:num w:numId="3" w16cid:durableId="1282684313">
    <w:abstractNumId w:val="9"/>
  </w:num>
  <w:num w:numId="4" w16cid:durableId="186718099">
    <w:abstractNumId w:val="3"/>
  </w:num>
  <w:num w:numId="5" w16cid:durableId="920986080">
    <w:abstractNumId w:val="2"/>
  </w:num>
  <w:num w:numId="6" w16cid:durableId="313341277">
    <w:abstractNumId w:val="7"/>
  </w:num>
  <w:num w:numId="7" w16cid:durableId="453669382">
    <w:abstractNumId w:val="0"/>
  </w:num>
  <w:num w:numId="8" w16cid:durableId="1066489531">
    <w:abstractNumId w:val="8"/>
  </w:num>
  <w:num w:numId="9" w16cid:durableId="141700390">
    <w:abstractNumId w:val="9"/>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291373426">
    <w:abstractNumId w:val="10"/>
  </w:num>
  <w:num w:numId="11" w16cid:durableId="1593588407">
    <w:abstractNumId w:val="1"/>
  </w:num>
  <w:num w:numId="12" w16cid:durableId="1518614321">
    <w:abstractNumId w:val="5"/>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elert Jeroen">
    <w15:presenceInfo w15:providerId="AD" w15:userId="S::jeroen.poelert@aalto.fi::096ced47-46b9-4bf9-9051-f897f1d9821d"/>
  </w15:person>
  <w15:person w15:author="Kummu Matti">
    <w15:presenceInfo w15:providerId="AD" w15:userId="S::matti.kummu@aalto.fi::e7b953b4-bcb9-43ce-81fb-55b5afe08f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81&lt;/item&gt;&lt;item&gt;182&lt;/item&gt;&lt;item&gt;183&lt;/item&gt;&lt;item&gt;184&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3&lt;/item&gt;&lt;item&gt;224&lt;/item&gt;&lt;item&gt;225&lt;/item&gt;&lt;item&gt;227&lt;/item&gt;&lt;item&gt;228&lt;/item&gt;&lt;item&gt;230&lt;/item&gt;&lt;item&gt;234&lt;/item&gt;&lt;item&gt;235&lt;/item&gt;&lt;item&gt;236&lt;/item&gt;&lt;item&gt;237&lt;/item&gt;&lt;item&gt;238&lt;/item&gt;&lt;item&gt;239&lt;/item&gt;&lt;item&gt;240&lt;/item&gt;&lt;item&gt;241&lt;/item&gt;&lt;item&gt;242&lt;/item&gt;&lt;item&gt;243&lt;/item&gt;&lt;item&gt;244&lt;/item&gt;&lt;item&gt;250&lt;/item&gt;&lt;item&gt;251&lt;/item&gt;&lt;item&gt;272&lt;/item&gt;&lt;item&gt;283&lt;/item&gt;&lt;item&gt;285&lt;/item&gt;&lt;item&gt;324&lt;/item&gt;&lt;item&gt;327&lt;/item&gt;&lt;item&gt;328&lt;/item&gt;&lt;item&gt;329&lt;/item&gt;&lt;item&gt;330&lt;/item&gt;&lt;item&gt;331&lt;/item&gt;&lt;item&gt;332&lt;/item&gt;&lt;item&gt;333&lt;/item&gt;&lt;item&gt;336&lt;/item&gt;&lt;item&gt;338&lt;/item&gt;&lt;item&gt;339&lt;/item&gt;&lt;item&gt;340&lt;/item&gt;&lt;item&gt;341&lt;/item&gt;&lt;item&gt;342&lt;/item&gt;&lt;item&gt;343&lt;/item&gt;&lt;item&gt;344&lt;/item&gt;&lt;item&gt;350&lt;/item&gt;&lt;item&gt;351&lt;/item&gt;&lt;item&gt;352&lt;/item&gt;&lt;item&gt;353&lt;/item&gt;&lt;item&gt;356&lt;/item&gt;&lt;item&gt;357&lt;/item&gt;&lt;item&gt;360&lt;/item&gt;&lt;item&gt;361&lt;/item&gt;&lt;item&gt;362&lt;/item&gt;&lt;item&gt;363&lt;/item&gt;&lt;item&gt;364&lt;/item&gt;&lt;item&gt;365&lt;/item&gt;&lt;item&gt;366&lt;/item&gt;&lt;item&gt;368&lt;/item&gt;&lt;item&gt;369&lt;/item&gt;&lt;item&gt;370&lt;/item&gt;&lt;item&gt;371&lt;/item&gt;&lt;item&gt;374&lt;/item&gt;&lt;item&gt;375&lt;/item&gt;&lt;item&gt;377&lt;/item&gt;&lt;item&gt;378&lt;/item&gt;&lt;item&gt;380&lt;/item&gt;&lt;item&gt;381&lt;/item&gt;&lt;item&gt;384&lt;/item&gt;&lt;item&gt;392&lt;/item&gt;&lt;item&gt;393&lt;/item&gt;&lt;item&gt;394&lt;/item&gt;&lt;item&gt;395&lt;/item&gt;&lt;item&gt;396&lt;/item&gt;&lt;item&gt;397&lt;/item&gt;&lt;item&gt;398&lt;/item&gt;&lt;item&gt;399&lt;/item&gt;&lt;item&gt;400&lt;/item&gt;&lt;item&gt;401&lt;/item&gt;&lt;item&gt;407&lt;/item&gt;&lt;item&gt;408&lt;/item&gt;&lt;item&gt;409&lt;/item&gt;&lt;item&gt;410&lt;/item&gt;&lt;item&gt;411&lt;/item&gt;&lt;item&gt;413&lt;/item&gt;&lt;/record-ids&gt;&lt;/item&gt;&lt;/Libraries&gt;"/>
  </w:docVars>
  <w:rsids>
    <w:rsidRoot w:val="001D76AE"/>
    <w:rsid w:val="000035A2"/>
    <w:rsid w:val="00003CB5"/>
    <w:rsid w:val="00003E01"/>
    <w:rsid w:val="000110DF"/>
    <w:rsid w:val="00012253"/>
    <w:rsid w:val="00016481"/>
    <w:rsid w:val="000166E4"/>
    <w:rsid w:val="00017013"/>
    <w:rsid w:val="00017A5B"/>
    <w:rsid w:val="00017B27"/>
    <w:rsid w:val="000203F5"/>
    <w:rsid w:val="00020582"/>
    <w:rsid w:val="000207F2"/>
    <w:rsid w:val="0002271B"/>
    <w:rsid w:val="000259C7"/>
    <w:rsid w:val="00026C33"/>
    <w:rsid w:val="00030549"/>
    <w:rsid w:val="00030E27"/>
    <w:rsid w:val="000313D1"/>
    <w:rsid w:val="000334CF"/>
    <w:rsid w:val="000338C0"/>
    <w:rsid w:val="00035A9E"/>
    <w:rsid w:val="00035DD4"/>
    <w:rsid w:val="00036A03"/>
    <w:rsid w:val="00040530"/>
    <w:rsid w:val="00040A7B"/>
    <w:rsid w:val="00041965"/>
    <w:rsid w:val="00043527"/>
    <w:rsid w:val="0004701D"/>
    <w:rsid w:val="000501FA"/>
    <w:rsid w:val="000521D2"/>
    <w:rsid w:val="00052517"/>
    <w:rsid w:val="00052CC7"/>
    <w:rsid w:val="00054F1B"/>
    <w:rsid w:val="0005627C"/>
    <w:rsid w:val="00057258"/>
    <w:rsid w:val="0005730E"/>
    <w:rsid w:val="00057431"/>
    <w:rsid w:val="00057CD7"/>
    <w:rsid w:val="00062844"/>
    <w:rsid w:val="00064C35"/>
    <w:rsid w:val="00064E95"/>
    <w:rsid w:val="00065570"/>
    <w:rsid w:val="000657F7"/>
    <w:rsid w:val="00065B50"/>
    <w:rsid w:val="00067D0A"/>
    <w:rsid w:val="00070259"/>
    <w:rsid w:val="00072250"/>
    <w:rsid w:val="00072E50"/>
    <w:rsid w:val="00074877"/>
    <w:rsid w:val="000771BE"/>
    <w:rsid w:val="00077A36"/>
    <w:rsid w:val="000807CC"/>
    <w:rsid w:val="000847DF"/>
    <w:rsid w:val="000865C2"/>
    <w:rsid w:val="00091DBA"/>
    <w:rsid w:val="00092330"/>
    <w:rsid w:val="00095C68"/>
    <w:rsid w:val="0009620C"/>
    <w:rsid w:val="0009798A"/>
    <w:rsid w:val="00097C67"/>
    <w:rsid w:val="000A29B0"/>
    <w:rsid w:val="000A2F98"/>
    <w:rsid w:val="000A3DCB"/>
    <w:rsid w:val="000A3FA5"/>
    <w:rsid w:val="000A6E87"/>
    <w:rsid w:val="000A75C2"/>
    <w:rsid w:val="000B07EE"/>
    <w:rsid w:val="000B1363"/>
    <w:rsid w:val="000B47EA"/>
    <w:rsid w:val="000B5701"/>
    <w:rsid w:val="000B5E59"/>
    <w:rsid w:val="000C1DDC"/>
    <w:rsid w:val="000C4263"/>
    <w:rsid w:val="000C474A"/>
    <w:rsid w:val="000C4963"/>
    <w:rsid w:val="000C5C21"/>
    <w:rsid w:val="000C6376"/>
    <w:rsid w:val="000C6E3C"/>
    <w:rsid w:val="000D15E6"/>
    <w:rsid w:val="000D460E"/>
    <w:rsid w:val="000D5934"/>
    <w:rsid w:val="000D757C"/>
    <w:rsid w:val="000E04E7"/>
    <w:rsid w:val="000E098A"/>
    <w:rsid w:val="000E0FDD"/>
    <w:rsid w:val="000E2628"/>
    <w:rsid w:val="000E3CFB"/>
    <w:rsid w:val="000E4E5F"/>
    <w:rsid w:val="000E5218"/>
    <w:rsid w:val="000E526D"/>
    <w:rsid w:val="000E5B18"/>
    <w:rsid w:val="000E5CB5"/>
    <w:rsid w:val="000E7921"/>
    <w:rsid w:val="000F1226"/>
    <w:rsid w:val="000F21DE"/>
    <w:rsid w:val="000F2284"/>
    <w:rsid w:val="000F5F7D"/>
    <w:rsid w:val="000F719A"/>
    <w:rsid w:val="0010003E"/>
    <w:rsid w:val="001003BA"/>
    <w:rsid w:val="0010305E"/>
    <w:rsid w:val="00103793"/>
    <w:rsid w:val="00103E01"/>
    <w:rsid w:val="00104C2D"/>
    <w:rsid w:val="001065B6"/>
    <w:rsid w:val="00106A9D"/>
    <w:rsid w:val="00107DEB"/>
    <w:rsid w:val="00110D5E"/>
    <w:rsid w:val="00111C8A"/>
    <w:rsid w:val="0011530A"/>
    <w:rsid w:val="001157E5"/>
    <w:rsid w:val="001221EB"/>
    <w:rsid w:val="0012271A"/>
    <w:rsid w:val="00124D47"/>
    <w:rsid w:val="001264B1"/>
    <w:rsid w:val="00126547"/>
    <w:rsid w:val="00127EA7"/>
    <w:rsid w:val="00131C26"/>
    <w:rsid w:val="0013395D"/>
    <w:rsid w:val="001341DB"/>
    <w:rsid w:val="00134408"/>
    <w:rsid w:val="0013659E"/>
    <w:rsid w:val="0013680F"/>
    <w:rsid w:val="00137005"/>
    <w:rsid w:val="00137CC3"/>
    <w:rsid w:val="001416ED"/>
    <w:rsid w:val="00141C94"/>
    <w:rsid w:val="0014575B"/>
    <w:rsid w:val="00154443"/>
    <w:rsid w:val="001571A2"/>
    <w:rsid w:val="00160297"/>
    <w:rsid w:val="00160D0D"/>
    <w:rsid w:val="001623C7"/>
    <w:rsid w:val="00163C00"/>
    <w:rsid w:val="001668C4"/>
    <w:rsid w:val="00166C14"/>
    <w:rsid w:val="00167F65"/>
    <w:rsid w:val="00170CBC"/>
    <w:rsid w:val="00170F11"/>
    <w:rsid w:val="001715E3"/>
    <w:rsid w:val="001778C5"/>
    <w:rsid w:val="0018051F"/>
    <w:rsid w:val="001814E6"/>
    <w:rsid w:val="001823FE"/>
    <w:rsid w:val="00182844"/>
    <w:rsid w:val="001831AE"/>
    <w:rsid w:val="0018368C"/>
    <w:rsid w:val="00184F80"/>
    <w:rsid w:val="001901CD"/>
    <w:rsid w:val="00190DBF"/>
    <w:rsid w:val="00192B56"/>
    <w:rsid w:val="00195E86"/>
    <w:rsid w:val="001978EC"/>
    <w:rsid w:val="001A008D"/>
    <w:rsid w:val="001A5974"/>
    <w:rsid w:val="001A5FE3"/>
    <w:rsid w:val="001B30C0"/>
    <w:rsid w:val="001C03E8"/>
    <w:rsid w:val="001C0874"/>
    <w:rsid w:val="001C093B"/>
    <w:rsid w:val="001C11F1"/>
    <w:rsid w:val="001C1AFC"/>
    <w:rsid w:val="001C1C20"/>
    <w:rsid w:val="001C260B"/>
    <w:rsid w:val="001C2BD9"/>
    <w:rsid w:val="001C2EB3"/>
    <w:rsid w:val="001C37A7"/>
    <w:rsid w:val="001C3DD0"/>
    <w:rsid w:val="001C485A"/>
    <w:rsid w:val="001C5BB5"/>
    <w:rsid w:val="001C5F19"/>
    <w:rsid w:val="001C66DA"/>
    <w:rsid w:val="001C6D57"/>
    <w:rsid w:val="001D2D86"/>
    <w:rsid w:val="001D4A9B"/>
    <w:rsid w:val="001D676F"/>
    <w:rsid w:val="001D76AE"/>
    <w:rsid w:val="001E0128"/>
    <w:rsid w:val="001E02B7"/>
    <w:rsid w:val="001E1260"/>
    <w:rsid w:val="001E171E"/>
    <w:rsid w:val="001E2F92"/>
    <w:rsid w:val="001E3C1A"/>
    <w:rsid w:val="001E6825"/>
    <w:rsid w:val="001E7AD5"/>
    <w:rsid w:val="001F32E2"/>
    <w:rsid w:val="001F62AE"/>
    <w:rsid w:val="002013B0"/>
    <w:rsid w:val="00204654"/>
    <w:rsid w:val="00205897"/>
    <w:rsid w:val="00206FC6"/>
    <w:rsid w:val="00210FEC"/>
    <w:rsid w:val="002112BF"/>
    <w:rsid w:val="00211DAD"/>
    <w:rsid w:val="00212559"/>
    <w:rsid w:val="002144F1"/>
    <w:rsid w:val="002147C9"/>
    <w:rsid w:val="002157D8"/>
    <w:rsid w:val="00215A2A"/>
    <w:rsid w:val="00216527"/>
    <w:rsid w:val="0021722E"/>
    <w:rsid w:val="00223E0D"/>
    <w:rsid w:val="00224B79"/>
    <w:rsid w:val="00227C4D"/>
    <w:rsid w:val="002315B6"/>
    <w:rsid w:val="002351C8"/>
    <w:rsid w:val="002405F7"/>
    <w:rsid w:val="00242D05"/>
    <w:rsid w:val="00242F80"/>
    <w:rsid w:val="00243E6B"/>
    <w:rsid w:val="0024441A"/>
    <w:rsid w:val="00245898"/>
    <w:rsid w:val="0024639E"/>
    <w:rsid w:val="00247112"/>
    <w:rsid w:val="00247515"/>
    <w:rsid w:val="00250178"/>
    <w:rsid w:val="00250874"/>
    <w:rsid w:val="00251C24"/>
    <w:rsid w:val="00253BA1"/>
    <w:rsid w:val="00254B43"/>
    <w:rsid w:val="00254D2B"/>
    <w:rsid w:val="0025599E"/>
    <w:rsid w:val="002568FD"/>
    <w:rsid w:val="00260B88"/>
    <w:rsid w:val="00260FD8"/>
    <w:rsid w:val="00261A71"/>
    <w:rsid w:val="002627D1"/>
    <w:rsid w:val="00263180"/>
    <w:rsid w:val="00265B90"/>
    <w:rsid w:val="00267149"/>
    <w:rsid w:val="002716B9"/>
    <w:rsid w:val="00272D54"/>
    <w:rsid w:val="00274AEE"/>
    <w:rsid w:val="00275156"/>
    <w:rsid w:val="00275C4D"/>
    <w:rsid w:val="00277649"/>
    <w:rsid w:val="00280569"/>
    <w:rsid w:val="00280860"/>
    <w:rsid w:val="00282DBE"/>
    <w:rsid w:val="00282FEC"/>
    <w:rsid w:val="00284674"/>
    <w:rsid w:val="002851A0"/>
    <w:rsid w:val="00295541"/>
    <w:rsid w:val="002A18DC"/>
    <w:rsid w:val="002A2380"/>
    <w:rsid w:val="002A25F3"/>
    <w:rsid w:val="002A3AB5"/>
    <w:rsid w:val="002A5EBB"/>
    <w:rsid w:val="002A77A9"/>
    <w:rsid w:val="002B0927"/>
    <w:rsid w:val="002B7B82"/>
    <w:rsid w:val="002C0EA2"/>
    <w:rsid w:val="002C1ED0"/>
    <w:rsid w:val="002C319E"/>
    <w:rsid w:val="002C3692"/>
    <w:rsid w:val="002C4553"/>
    <w:rsid w:val="002D00D9"/>
    <w:rsid w:val="002D0DB3"/>
    <w:rsid w:val="002D3D7B"/>
    <w:rsid w:val="002D4E5F"/>
    <w:rsid w:val="002E3220"/>
    <w:rsid w:val="002E41D1"/>
    <w:rsid w:val="002E615C"/>
    <w:rsid w:val="002F0730"/>
    <w:rsid w:val="002F243F"/>
    <w:rsid w:val="002F6A6E"/>
    <w:rsid w:val="002F6F1E"/>
    <w:rsid w:val="00302FF3"/>
    <w:rsid w:val="003033FD"/>
    <w:rsid w:val="003036F4"/>
    <w:rsid w:val="00304443"/>
    <w:rsid w:val="00311006"/>
    <w:rsid w:val="00314B3D"/>
    <w:rsid w:val="00317334"/>
    <w:rsid w:val="003177B8"/>
    <w:rsid w:val="00317EB3"/>
    <w:rsid w:val="003213EA"/>
    <w:rsid w:val="00321AF2"/>
    <w:rsid w:val="0032212E"/>
    <w:rsid w:val="00323328"/>
    <w:rsid w:val="00325B8F"/>
    <w:rsid w:val="00325DAE"/>
    <w:rsid w:val="00326722"/>
    <w:rsid w:val="0033025E"/>
    <w:rsid w:val="00335F3C"/>
    <w:rsid w:val="00335F85"/>
    <w:rsid w:val="0033610C"/>
    <w:rsid w:val="00337FB9"/>
    <w:rsid w:val="00340A6A"/>
    <w:rsid w:val="0034162D"/>
    <w:rsid w:val="0035134A"/>
    <w:rsid w:val="00353C9B"/>
    <w:rsid w:val="003542F0"/>
    <w:rsid w:val="00356D5E"/>
    <w:rsid w:val="003613C3"/>
    <w:rsid w:val="003617A3"/>
    <w:rsid w:val="00361863"/>
    <w:rsid w:val="00361C3A"/>
    <w:rsid w:val="003659A5"/>
    <w:rsid w:val="00365F29"/>
    <w:rsid w:val="003662B0"/>
    <w:rsid w:val="00367261"/>
    <w:rsid w:val="00371635"/>
    <w:rsid w:val="0037439E"/>
    <w:rsid w:val="003749FB"/>
    <w:rsid w:val="003834AE"/>
    <w:rsid w:val="00383D08"/>
    <w:rsid w:val="00384458"/>
    <w:rsid w:val="00384A44"/>
    <w:rsid w:val="00386FE3"/>
    <w:rsid w:val="003878AD"/>
    <w:rsid w:val="0038795B"/>
    <w:rsid w:val="00387A1C"/>
    <w:rsid w:val="00387A27"/>
    <w:rsid w:val="00387C71"/>
    <w:rsid w:val="0039354B"/>
    <w:rsid w:val="00393894"/>
    <w:rsid w:val="00393ACB"/>
    <w:rsid w:val="00394866"/>
    <w:rsid w:val="00397FBD"/>
    <w:rsid w:val="003A29D8"/>
    <w:rsid w:val="003A331F"/>
    <w:rsid w:val="003A3AB7"/>
    <w:rsid w:val="003A76BC"/>
    <w:rsid w:val="003B576E"/>
    <w:rsid w:val="003B5B72"/>
    <w:rsid w:val="003B6020"/>
    <w:rsid w:val="003B67AE"/>
    <w:rsid w:val="003B67D0"/>
    <w:rsid w:val="003B7129"/>
    <w:rsid w:val="003C13D2"/>
    <w:rsid w:val="003C308F"/>
    <w:rsid w:val="003C31A6"/>
    <w:rsid w:val="003C3DB2"/>
    <w:rsid w:val="003C46DD"/>
    <w:rsid w:val="003C5D05"/>
    <w:rsid w:val="003C6F69"/>
    <w:rsid w:val="003C7C30"/>
    <w:rsid w:val="003D031E"/>
    <w:rsid w:val="003D1981"/>
    <w:rsid w:val="003D2D9C"/>
    <w:rsid w:val="003D5ABB"/>
    <w:rsid w:val="003D5AE4"/>
    <w:rsid w:val="003D5E6B"/>
    <w:rsid w:val="003D6268"/>
    <w:rsid w:val="003E0C65"/>
    <w:rsid w:val="003E1B37"/>
    <w:rsid w:val="003E264A"/>
    <w:rsid w:val="003E3FA2"/>
    <w:rsid w:val="003E544E"/>
    <w:rsid w:val="003F06AE"/>
    <w:rsid w:val="003F10E6"/>
    <w:rsid w:val="003F1B98"/>
    <w:rsid w:val="003F34AE"/>
    <w:rsid w:val="003F7819"/>
    <w:rsid w:val="003F787B"/>
    <w:rsid w:val="00401431"/>
    <w:rsid w:val="00401A39"/>
    <w:rsid w:val="00402495"/>
    <w:rsid w:val="00402A56"/>
    <w:rsid w:val="00406180"/>
    <w:rsid w:val="00407E1C"/>
    <w:rsid w:val="0041085D"/>
    <w:rsid w:val="00411D4E"/>
    <w:rsid w:val="00412823"/>
    <w:rsid w:val="004150DA"/>
    <w:rsid w:val="00416730"/>
    <w:rsid w:val="00416A7C"/>
    <w:rsid w:val="0041748E"/>
    <w:rsid w:val="004223E6"/>
    <w:rsid w:val="004228E4"/>
    <w:rsid w:val="004237FC"/>
    <w:rsid w:val="00424BA7"/>
    <w:rsid w:val="00424FAB"/>
    <w:rsid w:val="00427C0D"/>
    <w:rsid w:val="004313B5"/>
    <w:rsid w:val="00433371"/>
    <w:rsid w:val="00433D65"/>
    <w:rsid w:val="0043666E"/>
    <w:rsid w:val="00436FC4"/>
    <w:rsid w:val="00437F25"/>
    <w:rsid w:val="004415AC"/>
    <w:rsid w:val="00441FD9"/>
    <w:rsid w:val="00443CD1"/>
    <w:rsid w:val="00445B4E"/>
    <w:rsid w:val="00446582"/>
    <w:rsid w:val="00446756"/>
    <w:rsid w:val="0045587A"/>
    <w:rsid w:val="00456654"/>
    <w:rsid w:val="00460052"/>
    <w:rsid w:val="0046173B"/>
    <w:rsid w:val="00461C14"/>
    <w:rsid w:val="004623E7"/>
    <w:rsid w:val="00463317"/>
    <w:rsid w:val="00464251"/>
    <w:rsid w:val="0046448B"/>
    <w:rsid w:val="00464A32"/>
    <w:rsid w:val="00466D71"/>
    <w:rsid w:val="00472CC0"/>
    <w:rsid w:val="00473DB3"/>
    <w:rsid w:val="004750E0"/>
    <w:rsid w:val="00476FFC"/>
    <w:rsid w:val="00482C87"/>
    <w:rsid w:val="00483F02"/>
    <w:rsid w:val="0048486B"/>
    <w:rsid w:val="00490737"/>
    <w:rsid w:val="00490960"/>
    <w:rsid w:val="004922E8"/>
    <w:rsid w:val="00497473"/>
    <w:rsid w:val="00497A92"/>
    <w:rsid w:val="004A148C"/>
    <w:rsid w:val="004A3EA7"/>
    <w:rsid w:val="004A515D"/>
    <w:rsid w:val="004A59B3"/>
    <w:rsid w:val="004B1041"/>
    <w:rsid w:val="004B1106"/>
    <w:rsid w:val="004B5185"/>
    <w:rsid w:val="004B6895"/>
    <w:rsid w:val="004B6909"/>
    <w:rsid w:val="004B731E"/>
    <w:rsid w:val="004B74D8"/>
    <w:rsid w:val="004C030D"/>
    <w:rsid w:val="004C12AF"/>
    <w:rsid w:val="004C1D23"/>
    <w:rsid w:val="004C3D40"/>
    <w:rsid w:val="004C454A"/>
    <w:rsid w:val="004C4B4A"/>
    <w:rsid w:val="004D12B6"/>
    <w:rsid w:val="004D18A0"/>
    <w:rsid w:val="004E043F"/>
    <w:rsid w:val="004E2588"/>
    <w:rsid w:val="004E2663"/>
    <w:rsid w:val="004E3321"/>
    <w:rsid w:val="004E4CF4"/>
    <w:rsid w:val="004E4F26"/>
    <w:rsid w:val="004E5901"/>
    <w:rsid w:val="004F090F"/>
    <w:rsid w:val="004F1373"/>
    <w:rsid w:val="004F339E"/>
    <w:rsid w:val="004F58DA"/>
    <w:rsid w:val="004F7CE2"/>
    <w:rsid w:val="00502530"/>
    <w:rsid w:val="00502531"/>
    <w:rsid w:val="00503A09"/>
    <w:rsid w:val="00503BB0"/>
    <w:rsid w:val="005041A1"/>
    <w:rsid w:val="00507D96"/>
    <w:rsid w:val="00507E6D"/>
    <w:rsid w:val="00513CAB"/>
    <w:rsid w:val="005243B7"/>
    <w:rsid w:val="005244A7"/>
    <w:rsid w:val="00525377"/>
    <w:rsid w:val="005262FF"/>
    <w:rsid w:val="0052686B"/>
    <w:rsid w:val="00527DE1"/>
    <w:rsid w:val="00531E0E"/>
    <w:rsid w:val="00532314"/>
    <w:rsid w:val="005337BD"/>
    <w:rsid w:val="005340A0"/>
    <w:rsid w:val="00534709"/>
    <w:rsid w:val="00534874"/>
    <w:rsid w:val="005379A6"/>
    <w:rsid w:val="00537FEF"/>
    <w:rsid w:val="00543895"/>
    <w:rsid w:val="00543B45"/>
    <w:rsid w:val="00544200"/>
    <w:rsid w:val="0054463E"/>
    <w:rsid w:val="0054481E"/>
    <w:rsid w:val="00544DA8"/>
    <w:rsid w:val="00551A0A"/>
    <w:rsid w:val="00554329"/>
    <w:rsid w:val="0055699C"/>
    <w:rsid w:val="00556C58"/>
    <w:rsid w:val="0055739A"/>
    <w:rsid w:val="00560238"/>
    <w:rsid w:val="00562B73"/>
    <w:rsid w:val="0056385B"/>
    <w:rsid w:val="00567084"/>
    <w:rsid w:val="0057425A"/>
    <w:rsid w:val="00574DC8"/>
    <w:rsid w:val="00574DFE"/>
    <w:rsid w:val="00577CF5"/>
    <w:rsid w:val="00577E38"/>
    <w:rsid w:val="0058032F"/>
    <w:rsid w:val="0058091F"/>
    <w:rsid w:val="0058367B"/>
    <w:rsid w:val="00584A02"/>
    <w:rsid w:val="00587CE1"/>
    <w:rsid w:val="00592DCB"/>
    <w:rsid w:val="005948F0"/>
    <w:rsid w:val="005954F6"/>
    <w:rsid w:val="00596B9C"/>
    <w:rsid w:val="00597FEB"/>
    <w:rsid w:val="005A440D"/>
    <w:rsid w:val="005A4913"/>
    <w:rsid w:val="005A5713"/>
    <w:rsid w:val="005B02CB"/>
    <w:rsid w:val="005B0395"/>
    <w:rsid w:val="005B0707"/>
    <w:rsid w:val="005B1B40"/>
    <w:rsid w:val="005B3B86"/>
    <w:rsid w:val="005B4E75"/>
    <w:rsid w:val="005B74BC"/>
    <w:rsid w:val="005B7684"/>
    <w:rsid w:val="005C4BFF"/>
    <w:rsid w:val="005C67AE"/>
    <w:rsid w:val="005C68C7"/>
    <w:rsid w:val="005C79EE"/>
    <w:rsid w:val="005C7ACF"/>
    <w:rsid w:val="005D0D16"/>
    <w:rsid w:val="005D15C1"/>
    <w:rsid w:val="005D1FF8"/>
    <w:rsid w:val="005D4492"/>
    <w:rsid w:val="005D45B4"/>
    <w:rsid w:val="005D7F69"/>
    <w:rsid w:val="005E0115"/>
    <w:rsid w:val="005E0ED6"/>
    <w:rsid w:val="005E0F01"/>
    <w:rsid w:val="005E197C"/>
    <w:rsid w:val="005E2CA6"/>
    <w:rsid w:val="005E3627"/>
    <w:rsid w:val="005E4D32"/>
    <w:rsid w:val="005E54C0"/>
    <w:rsid w:val="005E60D1"/>
    <w:rsid w:val="005E6CDC"/>
    <w:rsid w:val="005F0E5D"/>
    <w:rsid w:val="005F11B4"/>
    <w:rsid w:val="005F175D"/>
    <w:rsid w:val="005F3883"/>
    <w:rsid w:val="005F7786"/>
    <w:rsid w:val="005F7A43"/>
    <w:rsid w:val="00600F00"/>
    <w:rsid w:val="00602434"/>
    <w:rsid w:val="00603B57"/>
    <w:rsid w:val="00604F54"/>
    <w:rsid w:val="006105A2"/>
    <w:rsid w:val="00610B9E"/>
    <w:rsid w:val="006144CF"/>
    <w:rsid w:val="00615154"/>
    <w:rsid w:val="00615246"/>
    <w:rsid w:val="00615575"/>
    <w:rsid w:val="00617198"/>
    <w:rsid w:val="00620280"/>
    <w:rsid w:val="00623239"/>
    <w:rsid w:val="00623673"/>
    <w:rsid w:val="00624004"/>
    <w:rsid w:val="00624E80"/>
    <w:rsid w:val="0062561F"/>
    <w:rsid w:val="0062567A"/>
    <w:rsid w:val="00627181"/>
    <w:rsid w:val="00627776"/>
    <w:rsid w:val="00627CB5"/>
    <w:rsid w:val="006304F7"/>
    <w:rsid w:val="0063213E"/>
    <w:rsid w:val="0063330D"/>
    <w:rsid w:val="006333AA"/>
    <w:rsid w:val="00633FF3"/>
    <w:rsid w:val="00635E45"/>
    <w:rsid w:val="00636A9C"/>
    <w:rsid w:val="00644669"/>
    <w:rsid w:val="00646075"/>
    <w:rsid w:val="00647D59"/>
    <w:rsid w:val="006519C5"/>
    <w:rsid w:val="00651CF6"/>
    <w:rsid w:val="00654DAC"/>
    <w:rsid w:val="00655189"/>
    <w:rsid w:val="006566AE"/>
    <w:rsid w:val="006568D7"/>
    <w:rsid w:val="00657393"/>
    <w:rsid w:val="00657DC1"/>
    <w:rsid w:val="00660903"/>
    <w:rsid w:val="006614FA"/>
    <w:rsid w:val="00661653"/>
    <w:rsid w:val="00665A83"/>
    <w:rsid w:val="0067158B"/>
    <w:rsid w:val="006750A2"/>
    <w:rsid w:val="00675221"/>
    <w:rsid w:val="00675594"/>
    <w:rsid w:val="006758F6"/>
    <w:rsid w:val="00680230"/>
    <w:rsid w:val="00680BC4"/>
    <w:rsid w:val="00684E7F"/>
    <w:rsid w:val="00685A3D"/>
    <w:rsid w:val="00685D3B"/>
    <w:rsid w:val="00686063"/>
    <w:rsid w:val="00686E1C"/>
    <w:rsid w:val="00690B70"/>
    <w:rsid w:val="006920B2"/>
    <w:rsid w:val="006935B8"/>
    <w:rsid w:val="006A6CAF"/>
    <w:rsid w:val="006A7A0E"/>
    <w:rsid w:val="006A7A49"/>
    <w:rsid w:val="006B25CF"/>
    <w:rsid w:val="006B378D"/>
    <w:rsid w:val="006B3858"/>
    <w:rsid w:val="006B448E"/>
    <w:rsid w:val="006B54D5"/>
    <w:rsid w:val="006B6F7A"/>
    <w:rsid w:val="006C2E27"/>
    <w:rsid w:val="006C32DD"/>
    <w:rsid w:val="006C3DFD"/>
    <w:rsid w:val="006C3F5B"/>
    <w:rsid w:val="006C4D8E"/>
    <w:rsid w:val="006C5044"/>
    <w:rsid w:val="006C5732"/>
    <w:rsid w:val="006C5CAB"/>
    <w:rsid w:val="006C66BB"/>
    <w:rsid w:val="006D2490"/>
    <w:rsid w:val="006D5216"/>
    <w:rsid w:val="006D58A0"/>
    <w:rsid w:val="006E0910"/>
    <w:rsid w:val="006E0D40"/>
    <w:rsid w:val="006E277A"/>
    <w:rsid w:val="006E304E"/>
    <w:rsid w:val="006E5654"/>
    <w:rsid w:val="006F0216"/>
    <w:rsid w:val="006F6899"/>
    <w:rsid w:val="007001D8"/>
    <w:rsid w:val="00702AD5"/>
    <w:rsid w:val="00704B58"/>
    <w:rsid w:val="007059D5"/>
    <w:rsid w:val="00706959"/>
    <w:rsid w:val="00706AF6"/>
    <w:rsid w:val="00706EFC"/>
    <w:rsid w:val="0071064B"/>
    <w:rsid w:val="00713395"/>
    <w:rsid w:val="00714DEA"/>
    <w:rsid w:val="00716756"/>
    <w:rsid w:val="00717890"/>
    <w:rsid w:val="00720692"/>
    <w:rsid w:val="0072592E"/>
    <w:rsid w:val="007274D6"/>
    <w:rsid w:val="00730D95"/>
    <w:rsid w:val="00732345"/>
    <w:rsid w:val="0073324C"/>
    <w:rsid w:val="00733B3D"/>
    <w:rsid w:val="00733E72"/>
    <w:rsid w:val="007351A9"/>
    <w:rsid w:val="0073561E"/>
    <w:rsid w:val="00737382"/>
    <w:rsid w:val="00740506"/>
    <w:rsid w:val="00744491"/>
    <w:rsid w:val="007449CA"/>
    <w:rsid w:val="00744E9A"/>
    <w:rsid w:val="00745096"/>
    <w:rsid w:val="007451B1"/>
    <w:rsid w:val="007511D5"/>
    <w:rsid w:val="007533F1"/>
    <w:rsid w:val="00755151"/>
    <w:rsid w:val="00756694"/>
    <w:rsid w:val="00757435"/>
    <w:rsid w:val="00757980"/>
    <w:rsid w:val="00757E9D"/>
    <w:rsid w:val="007633CB"/>
    <w:rsid w:val="007634FF"/>
    <w:rsid w:val="007661FE"/>
    <w:rsid w:val="00767904"/>
    <w:rsid w:val="0077066C"/>
    <w:rsid w:val="00773366"/>
    <w:rsid w:val="00773EA3"/>
    <w:rsid w:val="00773F7A"/>
    <w:rsid w:val="0077429B"/>
    <w:rsid w:val="00775EBD"/>
    <w:rsid w:val="00776008"/>
    <w:rsid w:val="007779F7"/>
    <w:rsid w:val="00780832"/>
    <w:rsid w:val="00780E4B"/>
    <w:rsid w:val="00781021"/>
    <w:rsid w:val="00783599"/>
    <w:rsid w:val="00784C14"/>
    <w:rsid w:val="00784FB3"/>
    <w:rsid w:val="007866D7"/>
    <w:rsid w:val="00795DC8"/>
    <w:rsid w:val="00797953"/>
    <w:rsid w:val="007A03B9"/>
    <w:rsid w:val="007A1858"/>
    <w:rsid w:val="007A1B64"/>
    <w:rsid w:val="007A1EFB"/>
    <w:rsid w:val="007A3F48"/>
    <w:rsid w:val="007A66C3"/>
    <w:rsid w:val="007B0B0D"/>
    <w:rsid w:val="007B5031"/>
    <w:rsid w:val="007B5C6C"/>
    <w:rsid w:val="007B6411"/>
    <w:rsid w:val="007B742A"/>
    <w:rsid w:val="007B7AB3"/>
    <w:rsid w:val="007C039D"/>
    <w:rsid w:val="007C0DA6"/>
    <w:rsid w:val="007C4761"/>
    <w:rsid w:val="007C619C"/>
    <w:rsid w:val="007C7AF3"/>
    <w:rsid w:val="007C7FCD"/>
    <w:rsid w:val="007D1B30"/>
    <w:rsid w:val="007D23CC"/>
    <w:rsid w:val="007D34AC"/>
    <w:rsid w:val="007D445A"/>
    <w:rsid w:val="007D77E5"/>
    <w:rsid w:val="007E0FD5"/>
    <w:rsid w:val="007E279F"/>
    <w:rsid w:val="007E2884"/>
    <w:rsid w:val="007E72B9"/>
    <w:rsid w:val="007E78C5"/>
    <w:rsid w:val="007F35F4"/>
    <w:rsid w:val="007F3F6C"/>
    <w:rsid w:val="007F4355"/>
    <w:rsid w:val="007F5007"/>
    <w:rsid w:val="007F59D3"/>
    <w:rsid w:val="007F5CA7"/>
    <w:rsid w:val="0080147A"/>
    <w:rsid w:val="00801670"/>
    <w:rsid w:val="00802342"/>
    <w:rsid w:val="008029E2"/>
    <w:rsid w:val="00803171"/>
    <w:rsid w:val="00805CE8"/>
    <w:rsid w:val="00805E3C"/>
    <w:rsid w:val="00811123"/>
    <w:rsid w:val="00812B9C"/>
    <w:rsid w:val="00812C9C"/>
    <w:rsid w:val="008144EB"/>
    <w:rsid w:val="00817DAD"/>
    <w:rsid w:val="008202D6"/>
    <w:rsid w:val="008222DA"/>
    <w:rsid w:val="00823907"/>
    <w:rsid w:val="008252D9"/>
    <w:rsid w:val="00826B61"/>
    <w:rsid w:val="00826C9B"/>
    <w:rsid w:val="00827405"/>
    <w:rsid w:val="008279F7"/>
    <w:rsid w:val="00827C7E"/>
    <w:rsid w:val="008331BF"/>
    <w:rsid w:val="00837B2E"/>
    <w:rsid w:val="008419A5"/>
    <w:rsid w:val="00844772"/>
    <w:rsid w:val="0084552D"/>
    <w:rsid w:val="0084663F"/>
    <w:rsid w:val="00846771"/>
    <w:rsid w:val="008512C6"/>
    <w:rsid w:val="00851FB3"/>
    <w:rsid w:val="00852078"/>
    <w:rsid w:val="00857BF7"/>
    <w:rsid w:val="00861333"/>
    <w:rsid w:val="00864E24"/>
    <w:rsid w:val="00867BE7"/>
    <w:rsid w:val="008706DD"/>
    <w:rsid w:val="00871849"/>
    <w:rsid w:val="00871E46"/>
    <w:rsid w:val="0087287D"/>
    <w:rsid w:val="00872CFC"/>
    <w:rsid w:val="00873ECC"/>
    <w:rsid w:val="00873F97"/>
    <w:rsid w:val="00874AC7"/>
    <w:rsid w:val="008753D7"/>
    <w:rsid w:val="00876925"/>
    <w:rsid w:val="008840BC"/>
    <w:rsid w:val="00884442"/>
    <w:rsid w:val="00886029"/>
    <w:rsid w:val="00886A17"/>
    <w:rsid w:val="00887746"/>
    <w:rsid w:val="00887F75"/>
    <w:rsid w:val="008909E8"/>
    <w:rsid w:val="008910FF"/>
    <w:rsid w:val="00891D54"/>
    <w:rsid w:val="00892ACF"/>
    <w:rsid w:val="00894930"/>
    <w:rsid w:val="00895B0C"/>
    <w:rsid w:val="00897528"/>
    <w:rsid w:val="008A0098"/>
    <w:rsid w:val="008A068C"/>
    <w:rsid w:val="008A0E49"/>
    <w:rsid w:val="008A191B"/>
    <w:rsid w:val="008A25B1"/>
    <w:rsid w:val="008A3AAA"/>
    <w:rsid w:val="008A41A3"/>
    <w:rsid w:val="008A4BAF"/>
    <w:rsid w:val="008A630D"/>
    <w:rsid w:val="008B027A"/>
    <w:rsid w:val="008B1C84"/>
    <w:rsid w:val="008B60C6"/>
    <w:rsid w:val="008B66A7"/>
    <w:rsid w:val="008C22E7"/>
    <w:rsid w:val="008C2845"/>
    <w:rsid w:val="008C3402"/>
    <w:rsid w:val="008C5B3C"/>
    <w:rsid w:val="008D026F"/>
    <w:rsid w:val="008D1002"/>
    <w:rsid w:val="008D354E"/>
    <w:rsid w:val="008D433F"/>
    <w:rsid w:val="008D6446"/>
    <w:rsid w:val="008D71D3"/>
    <w:rsid w:val="008D7555"/>
    <w:rsid w:val="008E13D1"/>
    <w:rsid w:val="008E24F7"/>
    <w:rsid w:val="008E2C18"/>
    <w:rsid w:val="008E475A"/>
    <w:rsid w:val="008E4812"/>
    <w:rsid w:val="008E7A62"/>
    <w:rsid w:val="008F1801"/>
    <w:rsid w:val="008F4227"/>
    <w:rsid w:val="008F5F01"/>
    <w:rsid w:val="009035F5"/>
    <w:rsid w:val="009068C0"/>
    <w:rsid w:val="00906A38"/>
    <w:rsid w:val="009107A2"/>
    <w:rsid w:val="009120D3"/>
    <w:rsid w:val="00915C37"/>
    <w:rsid w:val="009203F9"/>
    <w:rsid w:val="0092043B"/>
    <w:rsid w:val="0092077E"/>
    <w:rsid w:val="0092241F"/>
    <w:rsid w:val="00924BA5"/>
    <w:rsid w:val="00925F4A"/>
    <w:rsid w:val="00926512"/>
    <w:rsid w:val="00926CC9"/>
    <w:rsid w:val="009273CC"/>
    <w:rsid w:val="0093097F"/>
    <w:rsid w:val="00931E95"/>
    <w:rsid w:val="00931FAE"/>
    <w:rsid w:val="00933C3A"/>
    <w:rsid w:val="009343B1"/>
    <w:rsid w:val="009376A1"/>
    <w:rsid w:val="00937866"/>
    <w:rsid w:val="00937E07"/>
    <w:rsid w:val="009416F0"/>
    <w:rsid w:val="00942703"/>
    <w:rsid w:val="00943157"/>
    <w:rsid w:val="00944098"/>
    <w:rsid w:val="009447E8"/>
    <w:rsid w:val="00945971"/>
    <w:rsid w:val="00947D97"/>
    <w:rsid w:val="00952998"/>
    <w:rsid w:val="00953368"/>
    <w:rsid w:val="00953D62"/>
    <w:rsid w:val="00956C16"/>
    <w:rsid w:val="00957426"/>
    <w:rsid w:val="00965F71"/>
    <w:rsid w:val="00965FED"/>
    <w:rsid w:val="009668CE"/>
    <w:rsid w:val="00966E3D"/>
    <w:rsid w:val="009722FF"/>
    <w:rsid w:val="00975BDB"/>
    <w:rsid w:val="00980478"/>
    <w:rsid w:val="00980C58"/>
    <w:rsid w:val="00981E47"/>
    <w:rsid w:val="009847C5"/>
    <w:rsid w:val="00985C38"/>
    <w:rsid w:val="0098697D"/>
    <w:rsid w:val="009869FA"/>
    <w:rsid w:val="00991BB9"/>
    <w:rsid w:val="0099413A"/>
    <w:rsid w:val="00996A36"/>
    <w:rsid w:val="009A0DBF"/>
    <w:rsid w:val="009A1227"/>
    <w:rsid w:val="009A261F"/>
    <w:rsid w:val="009A3EB4"/>
    <w:rsid w:val="009A5326"/>
    <w:rsid w:val="009A5DEF"/>
    <w:rsid w:val="009A64EF"/>
    <w:rsid w:val="009A6E6A"/>
    <w:rsid w:val="009A7136"/>
    <w:rsid w:val="009AAAC1"/>
    <w:rsid w:val="009B02BF"/>
    <w:rsid w:val="009B243C"/>
    <w:rsid w:val="009B2BCF"/>
    <w:rsid w:val="009B5407"/>
    <w:rsid w:val="009B54CC"/>
    <w:rsid w:val="009B642B"/>
    <w:rsid w:val="009B6EFD"/>
    <w:rsid w:val="009C24BE"/>
    <w:rsid w:val="009C2758"/>
    <w:rsid w:val="009C2E63"/>
    <w:rsid w:val="009C32FE"/>
    <w:rsid w:val="009C5258"/>
    <w:rsid w:val="009C67CD"/>
    <w:rsid w:val="009D0054"/>
    <w:rsid w:val="009D102D"/>
    <w:rsid w:val="009D3BE6"/>
    <w:rsid w:val="009D4A52"/>
    <w:rsid w:val="009D632C"/>
    <w:rsid w:val="009E0C27"/>
    <w:rsid w:val="009E1418"/>
    <w:rsid w:val="009E65C1"/>
    <w:rsid w:val="009E6E6F"/>
    <w:rsid w:val="009F411E"/>
    <w:rsid w:val="009F6DE7"/>
    <w:rsid w:val="009F7152"/>
    <w:rsid w:val="00A009C9"/>
    <w:rsid w:val="00A011EF"/>
    <w:rsid w:val="00A01561"/>
    <w:rsid w:val="00A040B8"/>
    <w:rsid w:val="00A04D4C"/>
    <w:rsid w:val="00A06A65"/>
    <w:rsid w:val="00A07B31"/>
    <w:rsid w:val="00A14243"/>
    <w:rsid w:val="00A16B5B"/>
    <w:rsid w:val="00A204C1"/>
    <w:rsid w:val="00A2069A"/>
    <w:rsid w:val="00A20C30"/>
    <w:rsid w:val="00A20D85"/>
    <w:rsid w:val="00A22592"/>
    <w:rsid w:val="00A254CC"/>
    <w:rsid w:val="00A258C8"/>
    <w:rsid w:val="00A27B49"/>
    <w:rsid w:val="00A301E3"/>
    <w:rsid w:val="00A354B6"/>
    <w:rsid w:val="00A359CE"/>
    <w:rsid w:val="00A36442"/>
    <w:rsid w:val="00A36E77"/>
    <w:rsid w:val="00A443C9"/>
    <w:rsid w:val="00A457AC"/>
    <w:rsid w:val="00A47836"/>
    <w:rsid w:val="00A5200A"/>
    <w:rsid w:val="00A55440"/>
    <w:rsid w:val="00A56C72"/>
    <w:rsid w:val="00A56D80"/>
    <w:rsid w:val="00A61724"/>
    <w:rsid w:val="00A62006"/>
    <w:rsid w:val="00A64C11"/>
    <w:rsid w:val="00A64E2B"/>
    <w:rsid w:val="00A64EFC"/>
    <w:rsid w:val="00A64FA7"/>
    <w:rsid w:val="00A6778E"/>
    <w:rsid w:val="00A67851"/>
    <w:rsid w:val="00A7257F"/>
    <w:rsid w:val="00A72EBF"/>
    <w:rsid w:val="00A76C0B"/>
    <w:rsid w:val="00A76FA4"/>
    <w:rsid w:val="00A76FC8"/>
    <w:rsid w:val="00A76FFB"/>
    <w:rsid w:val="00A770F7"/>
    <w:rsid w:val="00A80A8A"/>
    <w:rsid w:val="00A80C07"/>
    <w:rsid w:val="00A81221"/>
    <w:rsid w:val="00A817FD"/>
    <w:rsid w:val="00A8203D"/>
    <w:rsid w:val="00A84B5D"/>
    <w:rsid w:val="00A850E4"/>
    <w:rsid w:val="00A9149A"/>
    <w:rsid w:val="00A940B2"/>
    <w:rsid w:val="00A952DE"/>
    <w:rsid w:val="00A9558E"/>
    <w:rsid w:val="00A96004"/>
    <w:rsid w:val="00A97285"/>
    <w:rsid w:val="00A97D68"/>
    <w:rsid w:val="00AA4D41"/>
    <w:rsid w:val="00AA6493"/>
    <w:rsid w:val="00AA684F"/>
    <w:rsid w:val="00AA7EF9"/>
    <w:rsid w:val="00AB16F9"/>
    <w:rsid w:val="00AB23AD"/>
    <w:rsid w:val="00AB46A7"/>
    <w:rsid w:val="00AB4721"/>
    <w:rsid w:val="00AB50DE"/>
    <w:rsid w:val="00AB5A37"/>
    <w:rsid w:val="00AB64E0"/>
    <w:rsid w:val="00AB6D8B"/>
    <w:rsid w:val="00AB7C95"/>
    <w:rsid w:val="00AB7D96"/>
    <w:rsid w:val="00AC273A"/>
    <w:rsid w:val="00AC781C"/>
    <w:rsid w:val="00AC78EE"/>
    <w:rsid w:val="00AD23DC"/>
    <w:rsid w:val="00AD3907"/>
    <w:rsid w:val="00AD6025"/>
    <w:rsid w:val="00AE6E06"/>
    <w:rsid w:val="00AE7FB9"/>
    <w:rsid w:val="00AF3EC0"/>
    <w:rsid w:val="00AF4BA1"/>
    <w:rsid w:val="00AF5642"/>
    <w:rsid w:val="00AF5774"/>
    <w:rsid w:val="00AF5AAD"/>
    <w:rsid w:val="00AF6D3E"/>
    <w:rsid w:val="00AF7FB4"/>
    <w:rsid w:val="00B004D4"/>
    <w:rsid w:val="00B00C1F"/>
    <w:rsid w:val="00B02567"/>
    <w:rsid w:val="00B06616"/>
    <w:rsid w:val="00B07072"/>
    <w:rsid w:val="00B0723B"/>
    <w:rsid w:val="00B10BCD"/>
    <w:rsid w:val="00B11A2D"/>
    <w:rsid w:val="00B17FAA"/>
    <w:rsid w:val="00B22FB2"/>
    <w:rsid w:val="00B24B0B"/>
    <w:rsid w:val="00B26AF5"/>
    <w:rsid w:val="00B27827"/>
    <w:rsid w:val="00B3050C"/>
    <w:rsid w:val="00B31726"/>
    <w:rsid w:val="00B3255B"/>
    <w:rsid w:val="00B32EA2"/>
    <w:rsid w:val="00B33ABB"/>
    <w:rsid w:val="00B35289"/>
    <w:rsid w:val="00B35C58"/>
    <w:rsid w:val="00B369C7"/>
    <w:rsid w:val="00B3728F"/>
    <w:rsid w:val="00B37326"/>
    <w:rsid w:val="00B4028B"/>
    <w:rsid w:val="00B402D8"/>
    <w:rsid w:val="00B405FA"/>
    <w:rsid w:val="00B41D42"/>
    <w:rsid w:val="00B42BC3"/>
    <w:rsid w:val="00B42F37"/>
    <w:rsid w:val="00B44C19"/>
    <w:rsid w:val="00B460C2"/>
    <w:rsid w:val="00B477E7"/>
    <w:rsid w:val="00B50072"/>
    <w:rsid w:val="00B50143"/>
    <w:rsid w:val="00B511EE"/>
    <w:rsid w:val="00B51842"/>
    <w:rsid w:val="00B51944"/>
    <w:rsid w:val="00B52C13"/>
    <w:rsid w:val="00B5402C"/>
    <w:rsid w:val="00B54085"/>
    <w:rsid w:val="00B5559B"/>
    <w:rsid w:val="00B57C97"/>
    <w:rsid w:val="00B57E3B"/>
    <w:rsid w:val="00B63CDE"/>
    <w:rsid w:val="00B64D77"/>
    <w:rsid w:val="00B65E3B"/>
    <w:rsid w:val="00B6675D"/>
    <w:rsid w:val="00B67D79"/>
    <w:rsid w:val="00B703E4"/>
    <w:rsid w:val="00B711CE"/>
    <w:rsid w:val="00B76A35"/>
    <w:rsid w:val="00B76FCE"/>
    <w:rsid w:val="00B77BC2"/>
    <w:rsid w:val="00B82D79"/>
    <w:rsid w:val="00B85110"/>
    <w:rsid w:val="00B852C5"/>
    <w:rsid w:val="00B8640A"/>
    <w:rsid w:val="00B90727"/>
    <w:rsid w:val="00B90DF0"/>
    <w:rsid w:val="00B914F0"/>
    <w:rsid w:val="00B94FDF"/>
    <w:rsid w:val="00B950B7"/>
    <w:rsid w:val="00B97182"/>
    <w:rsid w:val="00BA277A"/>
    <w:rsid w:val="00BA2AED"/>
    <w:rsid w:val="00BA547F"/>
    <w:rsid w:val="00BB0911"/>
    <w:rsid w:val="00BB4D5C"/>
    <w:rsid w:val="00BB5E91"/>
    <w:rsid w:val="00BB707D"/>
    <w:rsid w:val="00BC0248"/>
    <w:rsid w:val="00BC03C2"/>
    <w:rsid w:val="00BC1CB3"/>
    <w:rsid w:val="00BC2347"/>
    <w:rsid w:val="00BC245E"/>
    <w:rsid w:val="00BC2F87"/>
    <w:rsid w:val="00BC378E"/>
    <w:rsid w:val="00BC47CA"/>
    <w:rsid w:val="00BC534E"/>
    <w:rsid w:val="00BC5775"/>
    <w:rsid w:val="00BC6BC2"/>
    <w:rsid w:val="00BD5390"/>
    <w:rsid w:val="00BD70DB"/>
    <w:rsid w:val="00BD7F8B"/>
    <w:rsid w:val="00BE3836"/>
    <w:rsid w:val="00BE4FAB"/>
    <w:rsid w:val="00BE5C30"/>
    <w:rsid w:val="00BE67F7"/>
    <w:rsid w:val="00BE79ED"/>
    <w:rsid w:val="00BF6BDF"/>
    <w:rsid w:val="00BF6BEA"/>
    <w:rsid w:val="00C04376"/>
    <w:rsid w:val="00C045D3"/>
    <w:rsid w:val="00C04D6D"/>
    <w:rsid w:val="00C06407"/>
    <w:rsid w:val="00C107AB"/>
    <w:rsid w:val="00C10C7A"/>
    <w:rsid w:val="00C11F0E"/>
    <w:rsid w:val="00C1377E"/>
    <w:rsid w:val="00C16BC2"/>
    <w:rsid w:val="00C177AE"/>
    <w:rsid w:val="00C21474"/>
    <w:rsid w:val="00C21AC3"/>
    <w:rsid w:val="00C22771"/>
    <w:rsid w:val="00C22808"/>
    <w:rsid w:val="00C2295F"/>
    <w:rsid w:val="00C23AC7"/>
    <w:rsid w:val="00C27358"/>
    <w:rsid w:val="00C27DB0"/>
    <w:rsid w:val="00C304D1"/>
    <w:rsid w:val="00C31049"/>
    <w:rsid w:val="00C31F11"/>
    <w:rsid w:val="00C338C3"/>
    <w:rsid w:val="00C35622"/>
    <w:rsid w:val="00C35E64"/>
    <w:rsid w:val="00C40B7E"/>
    <w:rsid w:val="00C43DB3"/>
    <w:rsid w:val="00C43E48"/>
    <w:rsid w:val="00C446AE"/>
    <w:rsid w:val="00C47CF9"/>
    <w:rsid w:val="00C51079"/>
    <w:rsid w:val="00C5164D"/>
    <w:rsid w:val="00C53824"/>
    <w:rsid w:val="00C540A5"/>
    <w:rsid w:val="00C616A3"/>
    <w:rsid w:val="00C625A9"/>
    <w:rsid w:val="00C639B0"/>
    <w:rsid w:val="00C63A05"/>
    <w:rsid w:val="00C63F20"/>
    <w:rsid w:val="00C65C3E"/>
    <w:rsid w:val="00C66554"/>
    <w:rsid w:val="00C6734B"/>
    <w:rsid w:val="00C70E3D"/>
    <w:rsid w:val="00C71DF7"/>
    <w:rsid w:val="00C746CC"/>
    <w:rsid w:val="00C751C8"/>
    <w:rsid w:val="00C76A42"/>
    <w:rsid w:val="00C76F7D"/>
    <w:rsid w:val="00C77929"/>
    <w:rsid w:val="00C800B1"/>
    <w:rsid w:val="00C80293"/>
    <w:rsid w:val="00C82338"/>
    <w:rsid w:val="00C848E0"/>
    <w:rsid w:val="00C851E3"/>
    <w:rsid w:val="00C854B4"/>
    <w:rsid w:val="00C857C4"/>
    <w:rsid w:val="00C85B08"/>
    <w:rsid w:val="00C919F1"/>
    <w:rsid w:val="00C9239E"/>
    <w:rsid w:val="00C92547"/>
    <w:rsid w:val="00C92965"/>
    <w:rsid w:val="00C97295"/>
    <w:rsid w:val="00CA1112"/>
    <w:rsid w:val="00CA1E87"/>
    <w:rsid w:val="00CA1F04"/>
    <w:rsid w:val="00CA262A"/>
    <w:rsid w:val="00CA36CC"/>
    <w:rsid w:val="00CA4D83"/>
    <w:rsid w:val="00CA5441"/>
    <w:rsid w:val="00CA67DA"/>
    <w:rsid w:val="00CA6E0B"/>
    <w:rsid w:val="00CB1180"/>
    <w:rsid w:val="00CB25C5"/>
    <w:rsid w:val="00CB5A06"/>
    <w:rsid w:val="00CB6B45"/>
    <w:rsid w:val="00CB70A4"/>
    <w:rsid w:val="00CC0F2D"/>
    <w:rsid w:val="00CC37CB"/>
    <w:rsid w:val="00CC48C6"/>
    <w:rsid w:val="00CC50B3"/>
    <w:rsid w:val="00CC7F71"/>
    <w:rsid w:val="00CD1C32"/>
    <w:rsid w:val="00CD266A"/>
    <w:rsid w:val="00CD2EDC"/>
    <w:rsid w:val="00CD5004"/>
    <w:rsid w:val="00CD6B59"/>
    <w:rsid w:val="00CD70E3"/>
    <w:rsid w:val="00CE022C"/>
    <w:rsid w:val="00CE10CA"/>
    <w:rsid w:val="00CE1961"/>
    <w:rsid w:val="00CE41B9"/>
    <w:rsid w:val="00CE47F0"/>
    <w:rsid w:val="00CE4CAF"/>
    <w:rsid w:val="00CE52FD"/>
    <w:rsid w:val="00CE5480"/>
    <w:rsid w:val="00CE63F0"/>
    <w:rsid w:val="00CE78D8"/>
    <w:rsid w:val="00CE78E2"/>
    <w:rsid w:val="00CF0A86"/>
    <w:rsid w:val="00CF13F3"/>
    <w:rsid w:val="00CF2878"/>
    <w:rsid w:val="00CF7000"/>
    <w:rsid w:val="00CF7FA0"/>
    <w:rsid w:val="00D000B5"/>
    <w:rsid w:val="00D00400"/>
    <w:rsid w:val="00D02834"/>
    <w:rsid w:val="00D03EB9"/>
    <w:rsid w:val="00D05ED4"/>
    <w:rsid w:val="00D10132"/>
    <w:rsid w:val="00D1077F"/>
    <w:rsid w:val="00D1388A"/>
    <w:rsid w:val="00D1426A"/>
    <w:rsid w:val="00D1485E"/>
    <w:rsid w:val="00D207C5"/>
    <w:rsid w:val="00D20A96"/>
    <w:rsid w:val="00D21767"/>
    <w:rsid w:val="00D22B8B"/>
    <w:rsid w:val="00D256FF"/>
    <w:rsid w:val="00D26FF1"/>
    <w:rsid w:val="00D27F3E"/>
    <w:rsid w:val="00D3255F"/>
    <w:rsid w:val="00D326E3"/>
    <w:rsid w:val="00D405EE"/>
    <w:rsid w:val="00D40874"/>
    <w:rsid w:val="00D421E2"/>
    <w:rsid w:val="00D4296B"/>
    <w:rsid w:val="00D42EEF"/>
    <w:rsid w:val="00D4414B"/>
    <w:rsid w:val="00D445E3"/>
    <w:rsid w:val="00D46C46"/>
    <w:rsid w:val="00D47470"/>
    <w:rsid w:val="00D477E9"/>
    <w:rsid w:val="00D524D1"/>
    <w:rsid w:val="00D54189"/>
    <w:rsid w:val="00D5572F"/>
    <w:rsid w:val="00D5735A"/>
    <w:rsid w:val="00D574BA"/>
    <w:rsid w:val="00D70587"/>
    <w:rsid w:val="00D70C96"/>
    <w:rsid w:val="00D71EC7"/>
    <w:rsid w:val="00D728F0"/>
    <w:rsid w:val="00D73C35"/>
    <w:rsid w:val="00D75115"/>
    <w:rsid w:val="00D755BA"/>
    <w:rsid w:val="00D76E94"/>
    <w:rsid w:val="00D77867"/>
    <w:rsid w:val="00D81688"/>
    <w:rsid w:val="00D81CB0"/>
    <w:rsid w:val="00D81CD0"/>
    <w:rsid w:val="00D82D4F"/>
    <w:rsid w:val="00D8311B"/>
    <w:rsid w:val="00D837BD"/>
    <w:rsid w:val="00D83A61"/>
    <w:rsid w:val="00D859BE"/>
    <w:rsid w:val="00D86901"/>
    <w:rsid w:val="00D90148"/>
    <w:rsid w:val="00D91B78"/>
    <w:rsid w:val="00D920C0"/>
    <w:rsid w:val="00D92170"/>
    <w:rsid w:val="00D94262"/>
    <w:rsid w:val="00D97361"/>
    <w:rsid w:val="00DA0361"/>
    <w:rsid w:val="00DA31BD"/>
    <w:rsid w:val="00DA3944"/>
    <w:rsid w:val="00DA4D40"/>
    <w:rsid w:val="00DB1C65"/>
    <w:rsid w:val="00DB2A9C"/>
    <w:rsid w:val="00DB3716"/>
    <w:rsid w:val="00DB413B"/>
    <w:rsid w:val="00DB451C"/>
    <w:rsid w:val="00DB66D9"/>
    <w:rsid w:val="00DB733D"/>
    <w:rsid w:val="00DB77E7"/>
    <w:rsid w:val="00DB7AED"/>
    <w:rsid w:val="00DC540B"/>
    <w:rsid w:val="00DC5B65"/>
    <w:rsid w:val="00DC5DDE"/>
    <w:rsid w:val="00DD027A"/>
    <w:rsid w:val="00DD2182"/>
    <w:rsid w:val="00DD3A66"/>
    <w:rsid w:val="00DD4283"/>
    <w:rsid w:val="00DD42A0"/>
    <w:rsid w:val="00DD5317"/>
    <w:rsid w:val="00DD5CB4"/>
    <w:rsid w:val="00DD6038"/>
    <w:rsid w:val="00DD6633"/>
    <w:rsid w:val="00DD795A"/>
    <w:rsid w:val="00DE30F5"/>
    <w:rsid w:val="00DE3BF3"/>
    <w:rsid w:val="00DE4F20"/>
    <w:rsid w:val="00DE57D7"/>
    <w:rsid w:val="00DE7032"/>
    <w:rsid w:val="00DF0DC5"/>
    <w:rsid w:val="00DF2568"/>
    <w:rsid w:val="00DF429E"/>
    <w:rsid w:val="00DF69BB"/>
    <w:rsid w:val="00E009DD"/>
    <w:rsid w:val="00E0114E"/>
    <w:rsid w:val="00E0490A"/>
    <w:rsid w:val="00E067B1"/>
    <w:rsid w:val="00E06958"/>
    <w:rsid w:val="00E0799D"/>
    <w:rsid w:val="00E07CC0"/>
    <w:rsid w:val="00E07E80"/>
    <w:rsid w:val="00E07F16"/>
    <w:rsid w:val="00E10820"/>
    <w:rsid w:val="00E10C45"/>
    <w:rsid w:val="00E1371D"/>
    <w:rsid w:val="00E13B5B"/>
    <w:rsid w:val="00E14255"/>
    <w:rsid w:val="00E1433D"/>
    <w:rsid w:val="00E145C3"/>
    <w:rsid w:val="00E14E66"/>
    <w:rsid w:val="00E14F43"/>
    <w:rsid w:val="00E15193"/>
    <w:rsid w:val="00E1606A"/>
    <w:rsid w:val="00E20829"/>
    <w:rsid w:val="00E20AFE"/>
    <w:rsid w:val="00E233EF"/>
    <w:rsid w:val="00E239CA"/>
    <w:rsid w:val="00E23E86"/>
    <w:rsid w:val="00E27977"/>
    <w:rsid w:val="00E27A56"/>
    <w:rsid w:val="00E33217"/>
    <w:rsid w:val="00E3326F"/>
    <w:rsid w:val="00E34F0E"/>
    <w:rsid w:val="00E3591F"/>
    <w:rsid w:val="00E36802"/>
    <w:rsid w:val="00E37ACF"/>
    <w:rsid w:val="00E43340"/>
    <w:rsid w:val="00E445B5"/>
    <w:rsid w:val="00E44E43"/>
    <w:rsid w:val="00E457BF"/>
    <w:rsid w:val="00E45D27"/>
    <w:rsid w:val="00E45DA4"/>
    <w:rsid w:val="00E5301A"/>
    <w:rsid w:val="00E53DF1"/>
    <w:rsid w:val="00E54A9D"/>
    <w:rsid w:val="00E54B9A"/>
    <w:rsid w:val="00E56AA4"/>
    <w:rsid w:val="00E64CA5"/>
    <w:rsid w:val="00E65218"/>
    <w:rsid w:val="00E674B2"/>
    <w:rsid w:val="00E67515"/>
    <w:rsid w:val="00E677A4"/>
    <w:rsid w:val="00E7030D"/>
    <w:rsid w:val="00E71101"/>
    <w:rsid w:val="00E71D4E"/>
    <w:rsid w:val="00E73AB9"/>
    <w:rsid w:val="00E75A93"/>
    <w:rsid w:val="00E75C51"/>
    <w:rsid w:val="00E76AC9"/>
    <w:rsid w:val="00E7719A"/>
    <w:rsid w:val="00E77E89"/>
    <w:rsid w:val="00E80A9C"/>
    <w:rsid w:val="00E8181B"/>
    <w:rsid w:val="00E81D9F"/>
    <w:rsid w:val="00E821E5"/>
    <w:rsid w:val="00E82DB0"/>
    <w:rsid w:val="00E85FE5"/>
    <w:rsid w:val="00E90F57"/>
    <w:rsid w:val="00E929D3"/>
    <w:rsid w:val="00E92B1F"/>
    <w:rsid w:val="00E931C2"/>
    <w:rsid w:val="00E93943"/>
    <w:rsid w:val="00EA06C8"/>
    <w:rsid w:val="00EA1E13"/>
    <w:rsid w:val="00EA217F"/>
    <w:rsid w:val="00EA2C70"/>
    <w:rsid w:val="00EA4AA8"/>
    <w:rsid w:val="00EA4BCB"/>
    <w:rsid w:val="00EA5D52"/>
    <w:rsid w:val="00EA6FE4"/>
    <w:rsid w:val="00EB42A7"/>
    <w:rsid w:val="00EB50DB"/>
    <w:rsid w:val="00EC17AB"/>
    <w:rsid w:val="00EC1C9C"/>
    <w:rsid w:val="00EC2ECB"/>
    <w:rsid w:val="00EC380A"/>
    <w:rsid w:val="00EC40C1"/>
    <w:rsid w:val="00EC47F2"/>
    <w:rsid w:val="00EC56FE"/>
    <w:rsid w:val="00EC7378"/>
    <w:rsid w:val="00ED0B65"/>
    <w:rsid w:val="00ED246E"/>
    <w:rsid w:val="00ED3656"/>
    <w:rsid w:val="00ED4170"/>
    <w:rsid w:val="00ED5189"/>
    <w:rsid w:val="00EE07CD"/>
    <w:rsid w:val="00EE1325"/>
    <w:rsid w:val="00EE1C79"/>
    <w:rsid w:val="00EE2312"/>
    <w:rsid w:val="00EE37CA"/>
    <w:rsid w:val="00EE4F9F"/>
    <w:rsid w:val="00EE792B"/>
    <w:rsid w:val="00EF1869"/>
    <w:rsid w:val="00EF3C4F"/>
    <w:rsid w:val="00EF62F9"/>
    <w:rsid w:val="00EF79DB"/>
    <w:rsid w:val="00EF7AE2"/>
    <w:rsid w:val="00EF7F1E"/>
    <w:rsid w:val="00F00D44"/>
    <w:rsid w:val="00F06ADA"/>
    <w:rsid w:val="00F07210"/>
    <w:rsid w:val="00F07B90"/>
    <w:rsid w:val="00F100D6"/>
    <w:rsid w:val="00F11F8B"/>
    <w:rsid w:val="00F13976"/>
    <w:rsid w:val="00F13F16"/>
    <w:rsid w:val="00F15BC1"/>
    <w:rsid w:val="00F16208"/>
    <w:rsid w:val="00F16E6F"/>
    <w:rsid w:val="00F20046"/>
    <w:rsid w:val="00F226A6"/>
    <w:rsid w:val="00F25327"/>
    <w:rsid w:val="00F25732"/>
    <w:rsid w:val="00F300C4"/>
    <w:rsid w:val="00F312C8"/>
    <w:rsid w:val="00F3318A"/>
    <w:rsid w:val="00F336A6"/>
    <w:rsid w:val="00F33CD1"/>
    <w:rsid w:val="00F344B7"/>
    <w:rsid w:val="00F35087"/>
    <w:rsid w:val="00F3550D"/>
    <w:rsid w:val="00F35CA6"/>
    <w:rsid w:val="00F42956"/>
    <w:rsid w:val="00F42B1B"/>
    <w:rsid w:val="00F4660F"/>
    <w:rsid w:val="00F476F1"/>
    <w:rsid w:val="00F512C0"/>
    <w:rsid w:val="00F53A5E"/>
    <w:rsid w:val="00F53FFF"/>
    <w:rsid w:val="00F56059"/>
    <w:rsid w:val="00F5729C"/>
    <w:rsid w:val="00F57B71"/>
    <w:rsid w:val="00F61BFC"/>
    <w:rsid w:val="00F61CAF"/>
    <w:rsid w:val="00F6417C"/>
    <w:rsid w:val="00F66951"/>
    <w:rsid w:val="00F702C1"/>
    <w:rsid w:val="00F711DD"/>
    <w:rsid w:val="00F71666"/>
    <w:rsid w:val="00F72257"/>
    <w:rsid w:val="00F723D0"/>
    <w:rsid w:val="00F72B46"/>
    <w:rsid w:val="00F7525B"/>
    <w:rsid w:val="00F80BDB"/>
    <w:rsid w:val="00F8119A"/>
    <w:rsid w:val="00F820D9"/>
    <w:rsid w:val="00F83193"/>
    <w:rsid w:val="00F8423A"/>
    <w:rsid w:val="00F858CE"/>
    <w:rsid w:val="00F85E66"/>
    <w:rsid w:val="00F86104"/>
    <w:rsid w:val="00F9241E"/>
    <w:rsid w:val="00F92C44"/>
    <w:rsid w:val="00F949B0"/>
    <w:rsid w:val="00F9713D"/>
    <w:rsid w:val="00F97E28"/>
    <w:rsid w:val="00FA0571"/>
    <w:rsid w:val="00FA06B1"/>
    <w:rsid w:val="00FA107F"/>
    <w:rsid w:val="00FA21EB"/>
    <w:rsid w:val="00FA34CA"/>
    <w:rsid w:val="00FA41F0"/>
    <w:rsid w:val="00FA52D0"/>
    <w:rsid w:val="00FA533D"/>
    <w:rsid w:val="00FA5BEF"/>
    <w:rsid w:val="00FB0F5D"/>
    <w:rsid w:val="00FB1AC2"/>
    <w:rsid w:val="00FB273A"/>
    <w:rsid w:val="00FB3D42"/>
    <w:rsid w:val="00FB44E1"/>
    <w:rsid w:val="00FB55A5"/>
    <w:rsid w:val="00FB6518"/>
    <w:rsid w:val="00FB737D"/>
    <w:rsid w:val="00FC028C"/>
    <w:rsid w:val="00FC3360"/>
    <w:rsid w:val="00FC3993"/>
    <w:rsid w:val="00FC5726"/>
    <w:rsid w:val="00FC5CAC"/>
    <w:rsid w:val="00FD0E7D"/>
    <w:rsid w:val="00FD26DB"/>
    <w:rsid w:val="00FD3B1B"/>
    <w:rsid w:val="00FD3FAB"/>
    <w:rsid w:val="00FD6048"/>
    <w:rsid w:val="00FD7008"/>
    <w:rsid w:val="00FE0664"/>
    <w:rsid w:val="00FE0E77"/>
    <w:rsid w:val="00FE348C"/>
    <w:rsid w:val="00FE57B7"/>
    <w:rsid w:val="00FF0D83"/>
    <w:rsid w:val="00FF4E6A"/>
    <w:rsid w:val="00FF545C"/>
    <w:rsid w:val="00FF5A6B"/>
    <w:rsid w:val="00FF64F4"/>
    <w:rsid w:val="00FF7078"/>
    <w:rsid w:val="01F142F4"/>
    <w:rsid w:val="02266875"/>
    <w:rsid w:val="02C43B63"/>
    <w:rsid w:val="02F5BDF3"/>
    <w:rsid w:val="03B83434"/>
    <w:rsid w:val="04CFF5D5"/>
    <w:rsid w:val="05D62F67"/>
    <w:rsid w:val="0669C520"/>
    <w:rsid w:val="06E65D9F"/>
    <w:rsid w:val="07D0AF0F"/>
    <w:rsid w:val="07E6960B"/>
    <w:rsid w:val="08B40338"/>
    <w:rsid w:val="09808108"/>
    <w:rsid w:val="098BCF4B"/>
    <w:rsid w:val="0A511A99"/>
    <w:rsid w:val="0B3C679E"/>
    <w:rsid w:val="0BD795AD"/>
    <w:rsid w:val="0CC48009"/>
    <w:rsid w:val="1052C4C9"/>
    <w:rsid w:val="1091881D"/>
    <w:rsid w:val="10A545C8"/>
    <w:rsid w:val="11B059D1"/>
    <w:rsid w:val="12EA60FC"/>
    <w:rsid w:val="1746412F"/>
    <w:rsid w:val="19F90125"/>
    <w:rsid w:val="1A548777"/>
    <w:rsid w:val="1A62375F"/>
    <w:rsid w:val="1D445B8C"/>
    <w:rsid w:val="1D658407"/>
    <w:rsid w:val="1ED1A063"/>
    <w:rsid w:val="1FFDF61D"/>
    <w:rsid w:val="204D63CB"/>
    <w:rsid w:val="224CC1A3"/>
    <w:rsid w:val="22BB6EC8"/>
    <w:rsid w:val="2370BBA7"/>
    <w:rsid w:val="2417429D"/>
    <w:rsid w:val="25C9FD8C"/>
    <w:rsid w:val="26754753"/>
    <w:rsid w:val="27173C4E"/>
    <w:rsid w:val="273892C7"/>
    <w:rsid w:val="276B4340"/>
    <w:rsid w:val="27E60DE6"/>
    <w:rsid w:val="28556BD1"/>
    <w:rsid w:val="28BBA5E4"/>
    <w:rsid w:val="28EE8F4A"/>
    <w:rsid w:val="29986961"/>
    <w:rsid w:val="2A605A00"/>
    <w:rsid w:val="2ABF3C96"/>
    <w:rsid w:val="2ACD0923"/>
    <w:rsid w:val="2BA1DECA"/>
    <w:rsid w:val="2D40301D"/>
    <w:rsid w:val="2DB4BA71"/>
    <w:rsid w:val="30797D15"/>
    <w:rsid w:val="30BE1B3D"/>
    <w:rsid w:val="32883A6F"/>
    <w:rsid w:val="342A0B85"/>
    <w:rsid w:val="34435C17"/>
    <w:rsid w:val="34878976"/>
    <w:rsid w:val="350A65CD"/>
    <w:rsid w:val="35B5ABCD"/>
    <w:rsid w:val="35C83E63"/>
    <w:rsid w:val="372F40C5"/>
    <w:rsid w:val="37366A4A"/>
    <w:rsid w:val="391C5C29"/>
    <w:rsid w:val="393FCE57"/>
    <w:rsid w:val="3C6197BC"/>
    <w:rsid w:val="3CA299AA"/>
    <w:rsid w:val="3CA4E715"/>
    <w:rsid w:val="3EF9086B"/>
    <w:rsid w:val="3F7C0D69"/>
    <w:rsid w:val="404FE526"/>
    <w:rsid w:val="438BE17A"/>
    <w:rsid w:val="44622D9D"/>
    <w:rsid w:val="44ABC8AC"/>
    <w:rsid w:val="45671BAA"/>
    <w:rsid w:val="45E65A35"/>
    <w:rsid w:val="4619EF34"/>
    <w:rsid w:val="46DA6DCA"/>
    <w:rsid w:val="4714ACA6"/>
    <w:rsid w:val="475170B8"/>
    <w:rsid w:val="47636855"/>
    <w:rsid w:val="479E93D9"/>
    <w:rsid w:val="49648324"/>
    <w:rsid w:val="4A28AD46"/>
    <w:rsid w:val="4AB917E0"/>
    <w:rsid w:val="4B2E5435"/>
    <w:rsid w:val="4C2E3185"/>
    <w:rsid w:val="4C87D6B3"/>
    <w:rsid w:val="522C2B80"/>
    <w:rsid w:val="541BFB93"/>
    <w:rsid w:val="549198DF"/>
    <w:rsid w:val="5611816C"/>
    <w:rsid w:val="593C9D8C"/>
    <w:rsid w:val="5A510AB2"/>
    <w:rsid w:val="5B5B31F6"/>
    <w:rsid w:val="5B8BAD91"/>
    <w:rsid w:val="5E6B3A86"/>
    <w:rsid w:val="5FD78063"/>
    <w:rsid w:val="61705EE7"/>
    <w:rsid w:val="63BA0487"/>
    <w:rsid w:val="63CFB9CD"/>
    <w:rsid w:val="648F4886"/>
    <w:rsid w:val="65EF38A6"/>
    <w:rsid w:val="663931AA"/>
    <w:rsid w:val="68CB3572"/>
    <w:rsid w:val="68CB5695"/>
    <w:rsid w:val="68F4B5B2"/>
    <w:rsid w:val="6A71276A"/>
    <w:rsid w:val="6CD4031C"/>
    <w:rsid w:val="6F4DD99B"/>
    <w:rsid w:val="74A03DEE"/>
    <w:rsid w:val="751793E6"/>
    <w:rsid w:val="781B95FB"/>
    <w:rsid w:val="78E02F28"/>
    <w:rsid w:val="78EB0D2B"/>
    <w:rsid w:val="795E4322"/>
    <w:rsid w:val="799AE090"/>
    <w:rsid w:val="7B9F6667"/>
    <w:rsid w:val="7C6B4094"/>
    <w:rsid w:val="7CACC6E1"/>
    <w:rsid w:val="7CACC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4C3F6"/>
  <w15:chartTrackingRefBased/>
  <w15:docId w15:val="{574FB6E6-BC20-4681-A070-92483E54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3D5E6B"/>
    <w:pPr>
      <w:spacing w:before="120" w:beforeAutospacing="1" w:after="120" w:afterAutospacing="1" w:line="240" w:lineRule="auto"/>
      <w:jc w:val="both"/>
      <w:outlineLvl w:val="0"/>
    </w:pPr>
    <w:rPr>
      <w:rFonts w:ascii="Times New Roman" w:eastAsia="Times New Roman" w:hAnsi="Times New Roman" w:cs="Times New Roman"/>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paragraph" w:styleId="Heading5">
    <w:name w:val="heading 5"/>
    <w:basedOn w:val="Normal"/>
    <w:next w:val="Normal"/>
    <w:link w:val="Heading5Char"/>
    <w:uiPriority w:val="9"/>
    <w:semiHidden/>
    <w:unhideWhenUsed/>
    <w:qFormat/>
    <w:rsid w:val="00A56C7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6C7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3D5E6B"/>
    <w:rPr>
      <w:rFonts w:ascii="Times New Roman" w:eastAsia="Times New Roman" w:hAnsi="Times New Roman" w:cs="Times New Roman"/>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8A191B"/>
    <w:rPr>
      <w:sz w:val="16"/>
      <w:szCs w:val="16"/>
    </w:rPr>
  </w:style>
  <w:style w:type="paragraph" w:styleId="CommentText">
    <w:name w:val="annotation text"/>
    <w:basedOn w:val="Normal"/>
    <w:link w:val="CommentTextChar"/>
    <w:uiPriority w:val="99"/>
    <w:unhideWhenUsed/>
    <w:rsid w:val="008A191B"/>
    <w:pPr>
      <w:spacing w:line="240" w:lineRule="auto"/>
    </w:pPr>
    <w:rPr>
      <w:sz w:val="20"/>
      <w:szCs w:val="20"/>
    </w:rPr>
  </w:style>
  <w:style w:type="character" w:customStyle="1" w:styleId="CommentTextChar">
    <w:name w:val="Comment Text Char"/>
    <w:basedOn w:val="DefaultParagraphFont"/>
    <w:link w:val="CommentText"/>
    <w:uiPriority w:val="99"/>
    <w:rsid w:val="008A191B"/>
    <w:rPr>
      <w:sz w:val="20"/>
      <w:szCs w:val="20"/>
    </w:rPr>
  </w:style>
  <w:style w:type="paragraph" w:styleId="CommentSubject">
    <w:name w:val="annotation subject"/>
    <w:basedOn w:val="CommentText"/>
    <w:next w:val="CommentText"/>
    <w:link w:val="CommentSubjectChar"/>
    <w:uiPriority w:val="99"/>
    <w:semiHidden/>
    <w:unhideWhenUsed/>
    <w:rsid w:val="008A191B"/>
    <w:rPr>
      <w:b/>
      <w:bCs/>
    </w:rPr>
  </w:style>
  <w:style w:type="character" w:customStyle="1" w:styleId="CommentSubjectChar">
    <w:name w:val="Comment Subject Char"/>
    <w:basedOn w:val="CommentTextChar"/>
    <w:link w:val="CommentSubject"/>
    <w:uiPriority w:val="99"/>
    <w:semiHidden/>
    <w:rsid w:val="008A191B"/>
    <w:rPr>
      <w:b/>
      <w:bCs/>
      <w:sz w:val="20"/>
      <w:szCs w:val="20"/>
    </w:rPr>
  </w:style>
  <w:style w:type="paragraph" w:styleId="Revision">
    <w:name w:val="Revision"/>
    <w:hidden/>
    <w:uiPriority w:val="99"/>
    <w:semiHidden/>
    <w:rsid w:val="00CE41B9"/>
    <w:pPr>
      <w:spacing w:after="0" w:line="240" w:lineRule="auto"/>
    </w:pPr>
  </w:style>
  <w:style w:type="paragraph" w:styleId="NoSpacing">
    <w:name w:val="No Spacing"/>
    <w:uiPriority w:val="1"/>
    <w:qFormat/>
    <w:rsid w:val="009120D3"/>
    <w:pPr>
      <w:spacing w:after="0" w:line="240" w:lineRule="auto"/>
    </w:pPr>
  </w:style>
  <w:style w:type="table" w:styleId="TableGrid">
    <w:name w:val="Table Grid"/>
    <w:basedOn w:val="TableNormal"/>
    <w:uiPriority w:val="39"/>
    <w:rsid w:val="008B6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6C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6C72"/>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D5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3711">
      <w:bodyDiv w:val="1"/>
      <w:marLeft w:val="0"/>
      <w:marRight w:val="0"/>
      <w:marTop w:val="0"/>
      <w:marBottom w:val="0"/>
      <w:divBdr>
        <w:top w:val="none" w:sz="0" w:space="0" w:color="auto"/>
        <w:left w:val="none" w:sz="0" w:space="0" w:color="auto"/>
        <w:bottom w:val="none" w:sz="0" w:space="0" w:color="auto"/>
        <w:right w:val="none" w:sz="0" w:space="0" w:color="auto"/>
      </w:divBdr>
    </w:div>
    <w:div w:id="32580139">
      <w:bodyDiv w:val="1"/>
      <w:marLeft w:val="0"/>
      <w:marRight w:val="0"/>
      <w:marTop w:val="0"/>
      <w:marBottom w:val="0"/>
      <w:divBdr>
        <w:top w:val="none" w:sz="0" w:space="0" w:color="auto"/>
        <w:left w:val="none" w:sz="0" w:space="0" w:color="auto"/>
        <w:bottom w:val="none" w:sz="0" w:space="0" w:color="auto"/>
        <w:right w:val="none" w:sz="0" w:space="0" w:color="auto"/>
      </w:divBdr>
    </w:div>
    <w:div w:id="34938690">
      <w:bodyDiv w:val="1"/>
      <w:marLeft w:val="0"/>
      <w:marRight w:val="0"/>
      <w:marTop w:val="0"/>
      <w:marBottom w:val="0"/>
      <w:divBdr>
        <w:top w:val="none" w:sz="0" w:space="0" w:color="auto"/>
        <w:left w:val="none" w:sz="0" w:space="0" w:color="auto"/>
        <w:bottom w:val="none" w:sz="0" w:space="0" w:color="auto"/>
        <w:right w:val="none" w:sz="0" w:space="0" w:color="auto"/>
      </w:divBdr>
    </w:div>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60834710">
      <w:bodyDiv w:val="1"/>
      <w:marLeft w:val="0"/>
      <w:marRight w:val="0"/>
      <w:marTop w:val="0"/>
      <w:marBottom w:val="0"/>
      <w:divBdr>
        <w:top w:val="none" w:sz="0" w:space="0" w:color="auto"/>
        <w:left w:val="none" w:sz="0" w:space="0" w:color="auto"/>
        <w:bottom w:val="none" w:sz="0" w:space="0" w:color="auto"/>
        <w:right w:val="none" w:sz="0" w:space="0" w:color="auto"/>
      </w:divBdr>
    </w:div>
    <w:div w:id="64844733">
      <w:bodyDiv w:val="1"/>
      <w:marLeft w:val="0"/>
      <w:marRight w:val="0"/>
      <w:marTop w:val="0"/>
      <w:marBottom w:val="0"/>
      <w:divBdr>
        <w:top w:val="none" w:sz="0" w:space="0" w:color="auto"/>
        <w:left w:val="none" w:sz="0" w:space="0" w:color="auto"/>
        <w:bottom w:val="none" w:sz="0" w:space="0" w:color="auto"/>
        <w:right w:val="none" w:sz="0" w:space="0" w:color="auto"/>
      </w:divBdr>
    </w:div>
    <w:div w:id="68120523">
      <w:bodyDiv w:val="1"/>
      <w:marLeft w:val="0"/>
      <w:marRight w:val="0"/>
      <w:marTop w:val="0"/>
      <w:marBottom w:val="0"/>
      <w:divBdr>
        <w:top w:val="none" w:sz="0" w:space="0" w:color="auto"/>
        <w:left w:val="none" w:sz="0" w:space="0" w:color="auto"/>
        <w:bottom w:val="none" w:sz="0" w:space="0" w:color="auto"/>
        <w:right w:val="none" w:sz="0" w:space="0" w:color="auto"/>
      </w:divBdr>
    </w:div>
    <w:div w:id="68239307">
      <w:bodyDiv w:val="1"/>
      <w:marLeft w:val="0"/>
      <w:marRight w:val="0"/>
      <w:marTop w:val="0"/>
      <w:marBottom w:val="0"/>
      <w:divBdr>
        <w:top w:val="none" w:sz="0" w:space="0" w:color="auto"/>
        <w:left w:val="none" w:sz="0" w:space="0" w:color="auto"/>
        <w:bottom w:val="none" w:sz="0" w:space="0" w:color="auto"/>
        <w:right w:val="none" w:sz="0" w:space="0" w:color="auto"/>
      </w:divBdr>
    </w:div>
    <w:div w:id="70271487">
      <w:bodyDiv w:val="1"/>
      <w:marLeft w:val="0"/>
      <w:marRight w:val="0"/>
      <w:marTop w:val="0"/>
      <w:marBottom w:val="0"/>
      <w:divBdr>
        <w:top w:val="none" w:sz="0" w:space="0" w:color="auto"/>
        <w:left w:val="none" w:sz="0" w:space="0" w:color="auto"/>
        <w:bottom w:val="none" w:sz="0" w:space="0" w:color="auto"/>
        <w:right w:val="none" w:sz="0" w:space="0" w:color="auto"/>
      </w:divBdr>
    </w:div>
    <w:div w:id="72627363">
      <w:bodyDiv w:val="1"/>
      <w:marLeft w:val="0"/>
      <w:marRight w:val="0"/>
      <w:marTop w:val="0"/>
      <w:marBottom w:val="0"/>
      <w:divBdr>
        <w:top w:val="none" w:sz="0" w:space="0" w:color="auto"/>
        <w:left w:val="none" w:sz="0" w:space="0" w:color="auto"/>
        <w:bottom w:val="none" w:sz="0" w:space="0" w:color="auto"/>
        <w:right w:val="none" w:sz="0" w:space="0" w:color="auto"/>
      </w:divBdr>
    </w:div>
    <w:div w:id="75250327">
      <w:bodyDiv w:val="1"/>
      <w:marLeft w:val="0"/>
      <w:marRight w:val="0"/>
      <w:marTop w:val="0"/>
      <w:marBottom w:val="0"/>
      <w:divBdr>
        <w:top w:val="none" w:sz="0" w:space="0" w:color="auto"/>
        <w:left w:val="none" w:sz="0" w:space="0" w:color="auto"/>
        <w:bottom w:val="none" w:sz="0" w:space="0" w:color="auto"/>
        <w:right w:val="none" w:sz="0" w:space="0" w:color="auto"/>
      </w:divBdr>
      <w:divsChild>
        <w:div w:id="14695768">
          <w:marLeft w:val="360"/>
          <w:marRight w:val="0"/>
          <w:marTop w:val="0"/>
          <w:marBottom w:val="0"/>
          <w:divBdr>
            <w:top w:val="none" w:sz="0" w:space="0" w:color="auto"/>
            <w:left w:val="none" w:sz="0" w:space="0" w:color="auto"/>
            <w:bottom w:val="none" w:sz="0" w:space="0" w:color="auto"/>
            <w:right w:val="none" w:sz="0" w:space="0" w:color="auto"/>
          </w:divBdr>
        </w:div>
        <w:div w:id="936253265">
          <w:marLeft w:val="360"/>
          <w:marRight w:val="0"/>
          <w:marTop w:val="0"/>
          <w:marBottom w:val="0"/>
          <w:divBdr>
            <w:top w:val="none" w:sz="0" w:space="0" w:color="auto"/>
            <w:left w:val="none" w:sz="0" w:space="0" w:color="auto"/>
            <w:bottom w:val="none" w:sz="0" w:space="0" w:color="auto"/>
            <w:right w:val="none" w:sz="0" w:space="0" w:color="auto"/>
          </w:divBdr>
        </w:div>
      </w:divsChild>
    </w:div>
    <w:div w:id="91244152">
      <w:bodyDiv w:val="1"/>
      <w:marLeft w:val="0"/>
      <w:marRight w:val="0"/>
      <w:marTop w:val="0"/>
      <w:marBottom w:val="0"/>
      <w:divBdr>
        <w:top w:val="none" w:sz="0" w:space="0" w:color="auto"/>
        <w:left w:val="none" w:sz="0" w:space="0" w:color="auto"/>
        <w:bottom w:val="none" w:sz="0" w:space="0" w:color="auto"/>
        <w:right w:val="none" w:sz="0" w:space="0" w:color="auto"/>
      </w:divBdr>
    </w:div>
    <w:div w:id="91361521">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26048115">
      <w:bodyDiv w:val="1"/>
      <w:marLeft w:val="0"/>
      <w:marRight w:val="0"/>
      <w:marTop w:val="0"/>
      <w:marBottom w:val="0"/>
      <w:divBdr>
        <w:top w:val="none" w:sz="0" w:space="0" w:color="auto"/>
        <w:left w:val="none" w:sz="0" w:space="0" w:color="auto"/>
        <w:bottom w:val="none" w:sz="0" w:space="0" w:color="auto"/>
        <w:right w:val="none" w:sz="0" w:space="0" w:color="auto"/>
      </w:divBdr>
    </w:div>
    <w:div w:id="126365303">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62934744">
      <w:bodyDiv w:val="1"/>
      <w:marLeft w:val="0"/>
      <w:marRight w:val="0"/>
      <w:marTop w:val="0"/>
      <w:marBottom w:val="0"/>
      <w:divBdr>
        <w:top w:val="none" w:sz="0" w:space="0" w:color="auto"/>
        <w:left w:val="none" w:sz="0" w:space="0" w:color="auto"/>
        <w:bottom w:val="none" w:sz="0" w:space="0" w:color="auto"/>
        <w:right w:val="none" w:sz="0" w:space="0" w:color="auto"/>
      </w:divBdr>
    </w:div>
    <w:div w:id="183595983">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01751713">
      <w:bodyDiv w:val="1"/>
      <w:marLeft w:val="0"/>
      <w:marRight w:val="0"/>
      <w:marTop w:val="0"/>
      <w:marBottom w:val="0"/>
      <w:divBdr>
        <w:top w:val="none" w:sz="0" w:space="0" w:color="auto"/>
        <w:left w:val="none" w:sz="0" w:space="0" w:color="auto"/>
        <w:bottom w:val="none" w:sz="0" w:space="0" w:color="auto"/>
        <w:right w:val="none" w:sz="0" w:space="0" w:color="auto"/>
      </w:divBdr>
    </w:div>
    <w:div w:id="209611834">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35437513">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247538585">
      <w:bodyDiv w:val="1"/>
      <w:marLeft w:val="0"/>
      <w:marRight w:val="0"/>
      <w:marTop w:val="0"/>
      <w:marBottom w:val="0"/>
      <w:divBdr>
        <w:top w:val="none" w:sz="0" w:space="0" w:color="auto"/>
        <w:left w:val="none" w:sz="0" w:space="0" w:color="auto"/>
        <w:bottom w:val="none" w:sz="0" w:space="0" w:color="auto"/>
        <w:right w:val="none" w:sz="0" w:space="0" w:color="auto"/>
      </w:divBdr>
    </w:div>
    <w:div w:id="249244100">
      <w:bodyDiv w:val="1"/>
      <w:marLeft w:val="0"/>
      <w:marRight w:val="0"/>
      <w:marTop w:val="0"/>
      <w:marBottom w:val="0"/>
      <w:divBdr>
        <w:top w:val="none" w:sz="0" w:space="0" w:color="auto"/>
        <w:left w:val="none" w:sz="0" w:space="0" w:color="auto"/>
        <w:bottom w:val="none" w:sz="0" w:space="0" w:color="auto"/>
        <w:right w:val="none" w:sz="0" w:space="0" w:color="auto"/>
      </w:divBdr>
    </w:div>
    <w:div w:id="250700671">
      <w:bodyDiv w:val="1"/>
      <w:marLeft w:val="0"/>
      <w:marRight w:val="0"/>
      <w:marTop w:val="0"/>
      <w:marBottom w:val="0"/>
      <w:divBdr>
        <w:top w:val="none" w:sz="0" w:space="0" w:color="auto"/>
        <w:left w:val="none" w:sz="0" w:space="0" w:color="auto"/>
        <w:bottom w:val="none" w:sz="0" w:space="0" w:color="auto"/>
        <w:right w:val="none" w:sz="0" w:space="0" w:color="auto"/>
      </w:divBdr>
    </w:div>
    <w:div w:id="251008256">
      <w:bodyDiv w:val="1"/>
      <w:marLeft w:val="0"/>
      <w:marRight w:val="0"/>
      <w:marTop w:val="0"/>
      <w:marBottom w:val="0"/>
      <w:divBdr>
        <w:top w:val="none" w:sz="0" w:space="0" w:color="auto"/>
        <w:left w:val="none" w:sz="0" w:space="0" w:color="auto"/>
        <w:bottom w:val="none" w:sz="0" w:space="0" w:color="auto"/>
        <w:right w:val="none" w:sz="0" w:space="0" w:color="auto"/>
      </w:divBdr>
    </w:div>
    <w:div w:id="265162156">
      <w:bodyDiv w:val="1"/>
      <w:marLeft w:val="0"/>
      <w:marRight w:val="0"/>
      <w:marTop w:val="0"/>
      <w:marBottom w:val="0"/>
      <w:divBdr>
        <w:top w:val="none" w:sz="0" w:space="0" w:color="auto"/>
        <w:left w:val="none" w:sz="0" w:space="0" w:color="auto"/>
        <w:bottom w:val="none" w:sz="0" w:space="0" w:color="auto"/>
        <w:right w:val="none" w:sz="0" w:space="0" w:color="auto"/>
      </w:divBdr>
    </w:div>
    <w:div w:id="283582358">
      <w:bodyDiv w:val="1"/>
      <w:marLeft w:val="0"/>
      <w:marRight w:val="0"/>
      <w:marTop w:val="0"/>
      <w:marBottom w:val="0"/>
      <w:divBdr>
        <w:top w:val="none" w:sz="0" w:space="0" w:color="auto"/>
        <w:left w:val="none" w:sz="0" w:space="0" w:color="auto"/>
        <w:bottom w:val="none" w:sz="0" w:space="0" w:color="auto"/>
        <w:right w:val="none" w:sz="0" w:space="0" w:color="auto"/>
      </w:divBdr>
    </w:div>
    <w:div w:id="285620573">
      <w:bodyDiv w:val="1"/>
      <w:marLeft w:val="0"/>
      <w:marRight w:val="0"/>
      <w:marTop w:val="0"/>
      <w:marBottom w:val="0"/>
      <w:divBdr>
        <w:top w:val="none" w:sz="0" w:space="0" w:color="auto"/>
        <w:left w:val="none" w:sz="0" w:space="0" w:color="auto"/>
        <w:bottom w:val="none" w:sz="0" w:space="0" w:color="auto"/>
        <w:right w:val="none" w:sz="0" w:space="0" w:color="auto"/>
      </w:divBdr>
    </w:div>
    <w:div w:id="286816542">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12639246">
      <w:bodyDiv w:val="1"/>
      <w:marLeft w:val="0"/>
      <w:marRight w:val="0"/>
      <w:marTop w:val="0"/>
      <w:marBottom w:val="0"/>
      <w:divBdr>
        <w:top w:val="none" w:sz="0" w:space="0" w:color="auto"/>
        <w:left w:val="none" w:sz="0" w:space="0" w:color="auto"/>
        <w:bottom w:val="none" w:sz="0" w:space="0" w:color="auto"/>
        <w:right w:val="none" w:sz="0" w:space="0" w:color="auto"/>
      </w:divBdr>
    </w:div>
    <w:div w:id="31499614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43170694">
      <w:bodyDiv w:val="1"/>
      <w:marLeft w:val="0"/>
      <w:marRight w:val="0"/>
      <w:marTop w:val="0"/>
      <w:marBottom w:val="0"/>
      <w:divBdr>
        <w:top w:val="none" w:sz="0" w:space="0" w:color="auto"/>
        <w:left w:val="none" w:sz="0" w:space="0" w:color="auto"/>
        <w:bottom w:val="none" w:sz="0" w:space="0" w:color="auto"/>
        <w:right w:val="none" w:sz="0" w:space="0" w:color="auto"/>
      </w:divBdr>
    </w:div>
    <w:div w:id="351807266">
      <w:bodyDiv w:val="1"/>
      <w:marLeft w:val="0"/>
      <w:marRight w:val="0"/>
      <w:marTop w:val="0"/>
      <w:marBottom w:val="0"/>
      <w:divBdr>
        <w:top w:val="none" w:sz="0" w:space="0" w:color="auto"/>
        <w:left w:val="none" w:sz="0" w:space="0" w:color="auto"/>
        <w:bottom w:val="none" w:sz="0" w:space="0" w:color="auto"/>
        <w:right w:val="none" w:sz="0" w:space="0" w:color="auto"/>
      </w:divBdr>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09891924">
      <w:bodyDiv w:val="1"/>
      <w:marLeft w:val="0"/>
      <w:marRight w:val="0"/>
      <w:marTop w:val="0"/>
      <w:marBottom w:val="0"/>
      <w:divBdr>
        <w:top w:val="none" w:sz="0" w:space="0" w:color="auto"/>
        <w:left w:val="none" w:sz="0" w:space="0" w:color="auto"/>
        <w:bottom w:val="none" w:sz="0" w:space="0" w:color="auto"/>
        <w:right w:val="none" w:sz="0" w:space="0" w:color="auto"/>
      </w:divBdr>
    </w:div>
    <w:div w:id="426001440">
      <w:bodyDiv w:val="1"/>
      <w:marLeft w:val="0"/>
      <w:marRight w:val="0"/>
      <w:marTop w:val="0"/>
      <w:marBottom w:val="0"/>
      <w:divBdr>
        <w:top w:val="none" w:sz="0" w:space="0" w:color="auto"/>
        <w:left w:val="none" w:sz="0" w:space="0" w:color="auto"/>
        <w:bottom w:val="none" w:sz="0" w:space="0" w:color="auto"/>
        <w:right w:val="none" w:sz="0" w:space="0" w:color="auto"/>
      </w:divBdr>
    </w:div>
    <w:div w:id="427505545">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46583230">
      <w:bodyDiv w:val="1"/>
      <w:marLeft w:val="0"/>
      <w:marRight w:val="0"/>
      <w:marTop w:val="0"/>
      <w:marBottom w:val="0"/>
      <w:divBdr>
        <w:top w:val="none" w:sz="0" w:space="0" w:color="auto"/>
        <w:left w:val="none" w:sz="0" w:space="0" w:color="auto"/>
        <w:bottom w:val="none" w:sz="0" w:space="0" w:color="auto"/>
        <w:right w:val="none" w:sz="0" w:space="0" w:color="auto"/>
      </w:divBdr>
    </w:div>
    <w:div w:id="448280375">
      <w:bodyDiv w:val="1"/>
      <w:marLeft w:val="0"/>
      <w:marRight w:val="0"/>
      <w:marTop w:val="0"/>
      <w:marBottom w:val="0"/>
      <w:divBdr>
        <w:top w:val="none" w:sz="0" w:space="0" w:color="auto"/>
        <w:left w:val="none" w:sz="0" w:space="0" w:color="auto"/>
        <w:bottom w:val="none" w:sz="0" w:space="0" w:color="auto"/>
        <w:right w:val="none" w:sz="0" w:space="0" w:color="auto"/>
      </w:divBdr>
    </w:div>
    <w:div w:id="457190620">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475995113">
      <w:bodyDiv w:val="1"/>
      <w:marLeft w:val="0"/>
      <w:marRight w:val="0"/>
      <w:marTop w:val="0"/>
      <w:marBottom w:val="0"/>
      <w:divBdr>
        <w:top w:val="none" w:sz="0" w:space="0" w:color="auto"/>
        <w:left w:val="none" w:sz="0" w:space="0" w:color="auto"/>
        <w:bottom w:val="none" w:sz="0" w:space="0" w:color="auto"/>
        <w:right w:val="none" w:sz="0" w:space="0" w:color="auto"/>
      </w:divBdr>
    </w:div>
    <w:div w:id="485124976">
      <w:bodyDiv w:val="1"/>
      <w:marLeft w:val="0"/>
      <w:marRight w:val="0"/>
      <w:marTop w:val="0"/>
      <w:marBottom w:val="0"/>
      <w:divBdr>
        <w:top w:val="none" w:sz="0" w:space="0" w:color="auto"/>
        <w:left w:val="none" w:sz="0" w:space="0" w:color="auto"/>
        <w:bottom w:val="none" w:sz="0" w:space="0" w:color="auto"/>
        <w:right w:val="none" w:sz="0" w:space="0" w:color="auto"/>
      </w:divBdr>
    </w:div>
    <w:div w:id="490370594">
      <w:bodyDiv w:val="1"/>
      <w:marLeft w:val="0"/>
      <w:marRight w:val="0"/>
      <w:marTop w:val="0"/>
      <w:marBottom w:val="0"/>
      <w:divBdr>
        <w:top w:val="none" w:sz="0" w:space="0" w:color="auto"/>
        <w:left w:val="none" w:sz="0" w:space="0" w:color="auto"/>
        <w:bottom w:val="none" w:sz="0" w:space="0" w:color="auto"/>
        <w:right w:val="none" w:sz="0" w:space="0" w:color="auto"/>
      </w:divBdr>
    </w:div>
    <w:div w:id="500197149">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4502154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588389660">
      <w:bodyDiv w:val="1"/>
      <w:marLeft w:val="0"/>
      <w:marRight w:val="0"/>
      <w:marTop w:val="0"/>
      <w:marBottom w:val="0"/>
      <w:divBdr>
        <w:top w:val="none" w:sz="0" w:space="0" w:color="auto"/>
        <w:left w:val="none" w:sz="0" w:space="0" w:color="auto"/>
        <w:bottom w:val="none" w:sz="0" w:space="0" w:color="auto"/>
        <w:right w:val="none" w:sz="0" w:space="0" w:color="auto"/>
      </w:divBdr>
    </w:div>
    <w:div w:id="594284261">
      <w:bodyDiv w:val="1"/>
      <w:marLeft w:val="0"/>
      <w:marRight w:val="0"/>
      <w:marTop w:val="0"/>
      <w:marBottom w:val="0"/>
      <w:divBdr>
        <w:top w:val="none" w:sz="0" w:space="0" w:color="auto"/>
        <w:left w:val="none" w:sz="0" w:space="0" w:color="auto"/>
        <w:bottom w:val="none" w:sz="0" w:space="0" w:color="auto"/>
        <w:right w:val="none" w:sz="0" w:space="0" w:color="auto"/>
      </w:divBdr>
    </w:div>
    <w:div w:id="594288272">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1594878">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630134357">
      <w:bodyDiv w:val="1"/>
      <w:marLeft w:val="0"/>
      <w:marRight w:val="0"/>
      <w:marTop w:val="0"/>
      <w:marBottom w:val="0"/>
      <w:divBdr>
        <w:top w:val="none" w:sz="0" w:space="0" w:color="auto"/>
        <w:left w:val="none" w:sz="0" w:space="0" w:color="auto"/>
        <w:bottom w:val="none" w:sz="0" w:space="0" w:color="auto"/>
        <w:right w:val="none" w:sz="0" w:space="0" w:color="auto"/>
      </w:divBdr>
    </w:div>
    <w:div w:id="630750755">
      <w:bodyDiv w:val="1"/>
      <w:marLeft w:val="0"/>
      <w:marRight w:val="0"/>
      <w:marTop w:val="0"/>
      <w:marBottom w:val="0"/>
      <w:divBdr>
        <w:top w:val="none" w:sz="0" w:space="0" w:color="auto"/>
        <w:left w:val="none" w:sz="0" w:space="0" w:color="auto"/>
        <w:bottom w:val="none" w:sz="0" w:space="0" w:color="auto"/>
        <w:right w:val="none" w:sz="0" w:space="0" w:color="auto"/>
      </w:divBdr>
    </w:div>
    <w:div w:id="641420705">
      <w:bodyDiv w:val="1"/>
      <w:marLeft w:val="0"/>
      <w:marRight w:val="0"/>
      <w:marTop w:val="0"/>
      <w:marBottom w:val="0"/>
      <w:divBdr>
        <w:top w:val="none" w:sz="0" w:space="0" w:color="auto"/>
        <w:left w:val="none" w:sz="0" w:space="0" w:color="auto"/>
        <w:bottom w:val="none" w:sz="0" w:space="0" w:color="auto"/>
        <w:right w:val="none" w:sz="0" w:space="0" w:color="auto"/>
      </w:divBdr>
    </w:div>
    <w:div w:id="645813947">
      <w:bodyDiv w:val="1"/>
      <w:marLeft w:val="0"/>
      <w:marRight w:val="0"/>
      <w:marTop w:val="0"/>
      <w:marBottom w:val="0"/>
      <w:divBdr>
        <w:top w:val="none" w:sz="0" w:space="0" w:color="auto"/>
        <w:left w:val="none" w:sz="0" w:space="0" w:color="auto"/>
        <w:bottom w:val="none" w:sz="0" w:space="0" w:color="auto"/>
        <w:right w:val="none" w:sz="0" w:space="0" w:color="auto"/>
      </w:divBdr>
    </w:div>
    <w:div w:id="667640708">
      <w:bodyDiv w:val="1"/>
      <w:marLeft w:val="0"/>
      <w:marRight w:val="0"/>
      <w:marTop w:val="0"/>
      <w:marBottom w:val="0"/>
      <w:divBdr>
        <w:top w:val="none" w:sz="0" w:space="0" w:color="auto"/>
        <w:left w:val="none" w:sz="0" w:space="0" w:color="auto"/>
        <w:bottom w:val="none" w:sz="0" w:space="0" w:color="auto"/>
        <w:right w:val="none" w:sz="0" w:space="0" w:color="auto"/>
      </w:divBdr>
    </w:div>
    <w:div w:id="679241847">
      <w:bodyDiv w:val="1"/>
      <w:marLeft w:val="0"/>
      <w:marRight w:val="0"/>
      <w:marTop w:val="0"/>
      <w:marBottom w:val="0"/>
      <w:divBdr>
        <w:top w:val="none" w:sz="0" w:space="0" w:color="auto"/>
        <w:left w:val="none" w:sz="0" w:space="0" w:color="auto"/>
        <w:bottom w:val="none" w:sz="0" w:space="0" w:color="auto"/>
        <w:right w:val="none" w:sz="0" w:space="0" w:color="auto"/>
      </w:divBdr>
    </w:div>
    <w:div w:id="693000380">
      <w:bodyDiv w:val="1"/>
      <w:marLeft w:val="0"/>
      <w:marRight w:val="0"/>
      <w:marTop w:val="0"/>
      <w:marBottom w:val="0"/>
      <w:divBdr>
        <w:top w:val="none" w:sz="0" w:space="0" w:color="auto"/>
        <w:left w:val="none" w:sz="0" w:space="0" w:color="auto"/>
        <w:bottom w:val="none" w:sz="0" w:space="0" w:color="auto"/>
        <w:right w:val="none" w:sz="0" w:space="0" w:color="auto"/>
      </w:divBdr>
    </w:div>
    <w:div w:id="697118704">
      <w:bodyDiv w:val="1"/>
      <w:marLeft w:val="0"/>
      <w:marRight w:val="0"/>
      <w:marTop w:val="0"/>
      <w:marBottom w:val="0"/>
      <w:divBdr>
        <w:top w:val="none" w:sz="0" w:space="0" w:color="auto"/>
        <w:left w:val="none" w:sz="0" w:space="0" w:color="auto"/>
        <w:bottom w:val="none" w:sz="0" w:space="0" w:color="auto"/>
        <w:right w:val="none" w:sz="0" w:space="0" w:color="auto"/>
      </w:divBdr>
    </w:div>
    <w:div w:id="759838004">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66653407">
      <w:bodyDiv w:val="1"/>
      <w:marLeft w:val="0"/>
      <w:marRight w:val="0"/>
      <w:marTop w:val="0"/>
      <w:marBottom w:val="0"/>
      <w:divBdr>
        <w:top w:val="none" w:sz="0" w:space="0" w:color="auto"/>
        <w:left w:val="none" w:sz="0" w:space="0" w:color="auto"/>
        <w:bottom w:val="none" w:sz="0" w:space="0" w:color="auto"/>
        <w:right w:val="none" w:sz="0" w:space="0" w:color="auto"/>
      </w:divBdr>
    </w:div>
    <w:div w:id="769394889">
      <w:bodyDiv w:val="1"/>
      <w:marLeft w:val="0"/>
      <w:marRight w:val="0"/>
      <w:marTop w:val="0"/>
      <w:marBottom w:val="0"/>
      <w:divBdr>
        <w:top w:val="none" w:sz="0" w:space="0" w:color="auto"/>
        <w:left w:val="none" w:sz="0" w:space="0" w:color="auto"/>
        <w:bottom w:val="none" w:sz="0" w:space="0" w:color="auto"/>
        <w:right w:val="none" w:sz="0" w:space="0" w:color="auto"/>
      </w:divBdr>
    </w:div>
    <w:div w:id="782574026">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795491920">
      <w:bodyDiv w:val="1"/>
      <w:marLeft w:val="0"/>
      <w:marRight w:val="0"/>
      <w:marTop w:val="0"/>
      <w:marBottom w:val="0"/>
      <w:divBdr>
        <w:top w:val="none" w:sz="0" w:space="0" w:color="auto"/>
        <w:left w:val="none" w:sz="0" w:space="0" w:color="auto"/>
        <w:bottom w:val="none" w:sz="0" w:space="0" w:color="auto"/>
        <w:right w:val="none" w:sz="0" w:space="0" w:color="auto"/>
      </w:divBdr>
    </w:div>
    <w:div w:id="798063959">
      <w:bodyDiv w:val="1"/>
      <w:marLeft w:val="0"/>
      <w:marRight w:val="0"/>
      <w:marTop w:val="0"/>
      <w:marBottom w:val="0"/>
      <w:divBdr>
        <w:top w:val="none" w:sz="0" w:space="0" w:color="auto"/>
        <w:left w:val="none" w:sz="0" w:space="0" w:color="auto"/>
        <w:bottom w:val="none" w:sz="0" w:space="0" w:color="auto"/>
        <w:right w:val="none" w:sz="0" w:space="0" w:color="auto"/>
      </w:divBdr>
    </w:div>
    <w:div w:id="798887393">
      <w:bodyDiv w:val="1"/>
      <w:marLeft w:val="0"/>
      <w:marRight w:val="0"/>
      <w:marTop w:val="0"/>
      <w:marBottom w:val="0"/>
      <w:divBdr>
        <w:top w:val="none" w:sz="0" w:space="0" w:color="auto"/>
        <w:left w:val="none" w:sz="0" w:space="0" w:color="auto"/>
        <w:bottom w:val="none" w:sz="0" w:space="0" w:color="auto"/>
        <w:right w:val="none" w:sz="0" w:space="0" w:color="auto"/>
      </w:divBdr>
    </w:div>
    <w:div w:id="823620617">
      <w:bodyDiv w:val="1"/>
      <w:marLeft w:val="0"/>
      <w:marRight w:val="0"/>
      <w:marTop w:val="0"/>
      <w:marBottom w:val="0"/>
      <w:divBdr>
        <w:top w:val="none" w:sz="0" w:space="0" w:color="auto"/>
        <w:left w:val="none" w:sz="0" w:space="0" w:color="auto"/>
        <w:bottom w:val="none" w:sz="0" w:space="0" w:color="auto"/>
        <w:right w:val="none" w:sz="0" w:space="0" w:color="auto"/>
      </w:divBdr>
    </w:div>
    <w:div w:id="829908696">
      <w:bodyDiv w:val="1"/>
      <w:marLeft w:val="0"/>
      <w:marRight w:val="0"/>
      <w:marTop w:val="0"/>
      <w:marBottom w:val="0"/>
      <w:divBdr>
        <w:top w:val="none" w:sz="0" w:space="0" w:color="auto"/>
        <w:left w:val="none" w:sz="0" w:space="0" w:color="auto"/>
        <w:bottom w:val="none" w:sz="0" w:space="0" w:color="auto"/>
        <w:right w:val="none" w:sz="0" w:space="0" w:color="auto"/>
      </w:divBdr>
    </w:div>
    <w:div w:id="848985169">
      <w:bodyDiv w:val="1"/>
      <w:marLeft w:val="0"/>
      <w:marRight w:val="0"/>
      <w:marTop w:val="0"/>
      <w:marBottom w:val="0"/>
      <w:divBdr>
        <w:top w:val="none" w:sz="0" w:space="0" w:color="auto"/>
        <w:left w:val="none" w:sz="0" w:space="0" w:color="auto"/>
        <w:bottom w:val="none" w:sz="0" w:space="0" w:color="auto"/>
        <w:right w:val="none" w:sz="0" w:space="0" w:color="auto"/>
      </w:divBdr>
    </w:div>
    <w:div w:id="851258583">
      <w:bodyDiv w:val="1"/>
      <w:marLeft w:val="0"/>
      <w:marRight w:val="0"/>
      <w:marTop w:val="0"/>
      <w:marBottom w:val="0"/>
      <w:divBdr>
        <w:top w:val="none" w:sz="0" w:space="0" w:color="auto"/>
        <w:left w:val="none" w:sz="0" w:space="0" w:color="auto"/>
        <w:bottom w:val="none" w:sz="0" w:space="0" w:color="auto"/>
        <w:right w:val="none" w:sz="0" w:space="0" w:color="auto"/>
      </w:divBdr>
    </w:div>
    <w:div w:id="857159095">
      <w:bodyDiv w:val="1"/>
      <w:marLeft w:val="0"/>
      <w:marRight w:val="0"/>
      <w:marTop w:val="0"/>
      <w:marBottom w:val="0"/>
      <w:divBdr>
        <w:top w:val="none" w:sz="0" w:space="0" w:color="auto"/>
        <w:left w:val="none" w:sz="0" w:space="0" w:color="auto"/>
        <w:bottom w:val="none" w:sz="0" w:space="0" w:color="auto"/>
        <w:right w:val="none" w:sz="0" w:space="0" w:color="auto"/>
      </w:divBdr>
    </w:div>
    <w:div w:id="862286973">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909341630">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39993947">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71595445">
      <w:bodyDiv w:val="1"/>
      <w:marLeft w:val="0"/>
      <w:marRight w:val="0"/>
      <w:marTop w:val="0"/>
      <w:marBottom w:val="0"/>
      <w:divBdr>
        <w:top w:val="none" w:sz="0" w:space="0" w:color="auto"/>
        <w:left w:val="none" w:sz="0" w:space="0" w:color="auto"/>
        <w:bottom w:val="none" w:sz="0" w:space="0" w:color="auto"/>
        <w:right w:val="none" w:sz="0" w:space="0" w:color="auto"/>
      </w:divBdr>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974455559">
      <w:bodyDiv w:val="1"/>
      <w:marLeft w:val="0"/>
      <w:marRight w:val="0"/>
      <w:marTop w:val="0"/>
      <w:marBottom w:val="0"/>
      <w:divBdr>
        <w:top w:val="none" w:sz="0" w:space="0" w:color="auto"/>
        <w:left w:val="none" w:sz="0" w:space="0" w:color="auto"/>
        <w:bottom w:val="none" w:sz="0" w:space="0" w:color="auto"/>
        <w:right w:val="none" w:sz="0" w:space="0" w:color="auto"/>
      </w:divBdr>
    </w:div>
    <w:div w:id="1009983331">
      <w:bodyDiv w:val="1"/>
      <w:marLeft w:val="0"/>
      <w:marRight w:val="0"/>
      <w:marTop w:val="0"/>
      <w:marBottom w:val="0"/>
      <w:divBdr>
        <w:top w:val="none" w:sz="0" w:space="0" w:color="auto"/>
        <w:left w:val="none" w:sz="0" w:space="0" w:color="auto"/>
        <w:bottom w:val="none" w:sz="0" w:space="0" w:color="auto"/>
        <w:right w:val="none" w:sz="0" w:space="0" w:color="auto"/>
      </w:divBdr>
    </w:div>
    <w:div w:id="1019426103">
      <w:bodyDiv w:val="1"/>
      <w:marLeft w:val="0"/>
      <w:marRight w:val="0"/>
      <w:marTop w:val="0"/>
      <w:marBottom w:val="0"/>
      <w:divBdr>
        <w:top w:val="none" w:sz="0" w:space="0" w:color="auto"/>
        <w:left w:val="none" w:sz="0" w:space="0" w:color="auto"/>
        <w:bottom w:val="none" w:sz="0" w:space="0" w:color="auto"/>
        <w:right w:val="none" w:sz="0" w:space="0" w:color="auto"/>
      </w:divBdr>
    </w:div>
    <w:div w:id="1033581642">
      <w:bodyDiv w:val="1"/>
      <w:marLeft w:val="0"/>
      <w:marRight w:val="0"/>
      <w:marTop w:val="0"/>
      <w:marBottom w:val="0"/>
      <w:divBdr>
        <w:top w:val="none" w:sz="0" w:space="0" w:color="auto"/>
        <w:left w:val="none" w:sz="0" w:space="0" w:color="auto"/>
        <w:bottom w:val="none" w:sz="0" w:space="0" w:color="auto"/>
        <w:right w:val="none" w:sz="0" w:space="0" w:color="auto"/>
      </w:divBdr>
    </w:div>
    <w:div w:id="1035424780">
      <w:bodyDiv w:val="1"/>
      <w:marLeft w:val="0"/>
      <w:marRight w:val="0"/>
      <w:marTop w:val="0"/>
      <w:marBottom w:val="0"/>
      <w:divBdr>
        <w:top w:val="none" w:sz="0" w:space="0" w:color="auto"/>
        <w:left w:val="none" w:sz="0" w:space="0" w:color="auto"/>
        <w:bottom w:val="none" w:sz="0" w:space="0" w:color="auto"/>
        <w:right w:val="none" w:sz="0" w:space="0" w:color="auto"/>
      </w:divBdr>
    </w:div>
    <w:div w:id="1038972360">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46375340">
      <w:bodyDiv w:val="1"/>
      <w:marLeft w:val="0"/>
      <w:marRight w:val="0"/>
      <w:marTop w:val="0"/>
      <w:marBottom w:val="0"/>
      <w:divBdr>
        <w:top w:val="none" w:sz="0" w:space="0" w:color="auto"/>
        <w:left w:val="none" w:sz="0" w:space="0" w:color="auto"/>
        <w:bottom w:val="none" w:sz="0" w:space="0" w:color="auto"/>
        <w:right w:val="none" w:sz="0" w:space="0" w:color="auto"/>
      </w:divBdr>
    </w:div>
    <w:div w:id="1063139007">
      <w:bodyDiv w:val="1"/>
      <w:marLeft w:val="0"/>
      <w:marRight w:val="0"/>
      <w:marTop w:val="0"/>
      <w:marBottom w:val="0"/>
      <w:divBdr>
        <w:top w:val="none" w:sz="0" w:space="0" w:color="auto"/>
        <w:left w:val="none" w:sz="0" w:space="0" w:color="auto"/>
        <w:bottom w:val="none" w:sz="0" w:space="0" w:color="auto"/>
        <w:right w:val="none" w:sz="0" w:space="0" w:color="auto"/>
      </w:divBdr>
    </w:div>
    <w:div w:id="1075517827">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81869857">
      <w:bodyDiv w:val="1"/>
      <w:marLeft w:val="0"/>
      <w:marRight w:val="0"/>
      <w:marTop w:val="0"/>
      <w:marBottom w:val="0"/>
      <w:divBdr>
        <w:top w:val="none" w:sz="0" w:space="0" w:color="auto"/>
        <w:left w:val="none" w:sz="0" w:space="0" w:color="auto"/>
        <w:bottom w:val="none" w:sz="0" w:space="0" w:color="auto"/>
        <w:right w:val="none" w:sz="0" w:space="0" w:color="auto"/>
      </w:divBdr>
    </w:div>
    <w:div w:id="1083146181">
      <w:bodyDiv w:val="1"/>
      <w:marLeft w:val="0"/>
      <w:marRight w:val="0"/>
      <w:marTop w:val="0"/>
      <w:marBottom w:val="0"/>
      <w:divBdr>
        <w:top w:val="none" w:sz="0" w:space="0" w:color="auto"/>
        <w:left w:val="none" w:sz="0" w:space="0" w:color="auto"/>
        <w:bottom w:val="none" w:sz="0" w:space="0" w:color="auto"/>
        <w:right w:val="none" w:sz="0" w:space="0" w:color="auto"/>
      </w:divBdr>
    </w:div>
    <w:div w:id="1089698699">
      <w:bodyDiv w:val="1"/>
      <w:marLeft w:val="0"/>
      <w:marRight w:val="0"/>
      <w:marTop w:val="0"/>
      <w:marBottom w:val="0"/>
      <w:divBdr>
        <w:top w:val="none" w:sz="0" w:space="0" w:color="auto"/>
        <w:left w:val="none" w:sz="0" w:space="0" w:color="auto"/>
        <w:bottom w:val="none" w:sz="0" w:space="0" w:color="auto"/>
        <w:right w:val="none" w:sz="0" w:space="0" w:color="auto"/>
      </w:divBdr>
    </w:div>
    <w:div w:id="1093666637">
      <w:bodyDiv w:val="1"/>
      <w:marLeft w:val="0"/>
      <w:marRight w:val="0"/>
      <w:marTop w:val="0"/>
      <w:marBottom w:val="0"/>
      <w:divBdr>
        <w:top w:val="none" w:sz="0" w:space="0" w:color="auto"/>
        <w:left w:val="none" w:sz="0" w:space="0" w:color="auto"/>
        <w:bottom w:val="none" w:sz="0" w:space="0" w:color="auto"/>
        <w:right w:val="none" w:sz="0" w:space="0" w:color="auto"/>
      </w:divBdr>
    </w:div>
    <w:div w:id="1096638192">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099645869">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22579423">
      <w:bodyDiv w:val="1"/>
      <w:marLeft w:val="0"/>
      <w:marRight w:val="0"/>
      <w:marTop w:val="0"/>
      <w:marBottom w:val="0"/>
      <w:divBdr>
        <w:top w:val="none" w:sz="0" w:space="0" w:color="auto"/>
        <w:left w:val="none" w:sz="0" w:space="0" w:color="auto"/>
        <w:bottom w:val="none" w:sz="0" w:space="0" w:color="auto"/>
        <w:right w:val="none" w:sz="0" w:space="0" w:color="auto"/>
      </w:divBdr>
    </w:div>
    <w:div w:id="1123965327">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155730566">
      <w:bodyDiv w:val="1"/>
      <w:marLeft w:val="0"/>
      <w:marRight w:val="0"/>
      <w:marTop w:val="0"/>
      <w:marBottom w:val="0"/>
      <w:divBdr>
        <w:top w:val="none" w:sz="0" w:space="0" w:color="auto"/>
        <w:left w:val="none" w:sz="0" w:space="0" w:color="auto"/>
        <w:bottom w:val="none" w:sz="0" w:space="0" w:color="auto"/>
        <w:right w:val="none" w:sz="0" w:space="0" w:color="auto"/>
      </w:divBdr>
    </w:div>
    <w:div w:id="1163661481">
      <w:bodyDiv w:val="1"/>
      <w:marLeft w:val="0"/>
      <w:marRight w:val="0"/>
      <w:marTop w:val="0"/>
      <w:marBottom w:val="0"/>
      <w:divBdr>
        <w:top w:val="none" w:sz="0" w:space="0" w:color="auto"/>
        <w:left w:val="none" w:sz="0" w:space="0" w:color="auto"/>
        <w:bottom w:val="none" w:sz="0" w:space="0" w:color="auto"/>
        <w:right w:val="none" w:sz="0" w:space="0" w:color="auto"/>
      </w:divBdr>
    </w:div>
    <w:div w:id="1174413915">
      <w:bodyDiv w:val="1"/>
      <w:marLeft w:val="0"/>
      <w:marRight w:val="0"/>
      <w:marTop w:val="0"/>
      <w:marBottom w:val="0"/>
      <w:divBdr>
        <w:top w:val="none" w:sz="0" w:space="0" w:color="auto"/>
        <w:left w:val="none" w:sz="0" w:space="0" w:color="auto"/>
        <w:bottom w:val="none" w:sz="0" w:space="0" w:color="auto"/>
        <w:right w:val="none" w:sz="0" w:space="0" w:color="auto"/>
      </w:divBdr>
    </w:div>
    <w:div w:id="1175002466">
      <w:bodyDiv w:val="1"/>
      <w:marLeft w:val="0"/>
      <w:marRight w:val="0"/>
      <w:marTop w:val="0"/>
      <w:marBottom w:val="0"/>
      <w:divBdr>
        <w:top w:val="none" w:sz="0" w:space="0" w:color="auto"/>
        <w:left w:val="none" w:sz="0" w:space="0" w:color="auto"/>
        <w:bottom w:val="none" w:sz="0" w:space="0" w:color="auto"/>
        <w:right w:val="none" w:sz="0" w:space="0" w:color="auto"/>
      </w:divBdr>
    </w:div>
    <w:div w:id="1177426651">
      <w:bodyDiv w:val="1"/>
      <w:marLeft w:val="0"/>
      <w:marRight w:val="0"/>
      <w:marTop w:val="0"/>
      <w:marBottom w:val="0"/>
      <w:divBdr>
        <w:top w:val="none" w:sz="0" w:space="0" w:color="auto"/>
        <w:left w:val="none" w:sz="0" w:space="0" w:color="auto"/>
        <w:bottom w:val="none" w:sz="0" w:space="0" w:color="auto"/>
        <w:right w:val="none" w:sz="0" w:space="0" w:color="auto"/>
      </w:divBdr>
    </w:div>
    <w:div w:id="1195920791">
      <w:bodyDiv w:val="1"/>
      <w:marLeft w:val="0"/>
      <w:marRight w:val="0"/>
      <w:marTop w:val="0"/>
      <w:marBottom w:val="0"/>
      <w:divBdr>
        <w:top w:val="none" w:sz="0" w:space="0" w:color="auto"/>
        <w:left w:val="none" w:sz="0" w:space="0" w:color="auto"/>
        <w:bottom w:val="none" w:sz="0" w:space="0" w:color="auto"/>
        <w:right w:val="none" w:sz="0" w:space="0" w:color="auto"/>
      </w:divBdr>
    </w:div>
    <w:div w:id="1199859621">
      <w:bodyDiv w:val="1"/>
      <w:marLeft w:val="0"/>
      <w:marRight w:val="0"/>
      <w:marTop w:val="0"/>
      <w:marBottom w:val="0"/>
      <w:divBdr>
        <w:top w:val="none" w:sz="0" w:space="0" w:color="auto"/>
        <w:left w:val="none" w:sz="0" w:space="0" w:color="auto"/>
        <w:bottom w:val="none" w:sz="0" w:space="0" w:color="auto"/>
        <w:right w:val="none" w:sz="0" w:space="0" w:color="auto"/>
      </w:divBdr>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18007479">
      <w:bodyDiv w:val="1"/>
      <w:marLeft w:val="0"/>
      <w:marRight w:val="0"/>
      <w:marTop w:val="0"/>
      <w:marBottom w:val="0"/>
      <w:divBdr>
        <w:top w:val="none" w:sz="0" w:space="0" w:color="auto"/>
        <w:left w:val="none" w:sz="0" w:space="0" w:color="auto"/>
        <w:bottom w:val="none" w:sz="0" w:space="0" w:color="auto"/>
        <w:right w:val="none" w:sz="0" w:space="0" w:color="auto"/>
      </w:divBdr>
    </w:div>
    <w:div w:id="1218204013">
      <w:bodyDiv w:val="1"/>
      <w:marLeft w:val="0"/>
      <w:marRight w:val="0"/>
      <w:marTop w:val="0"/>
      <w:marBottom w:val="0"/>
      <w:divBdr>
        <w:top w:val="none" w:sz="0" w:space="0" w:color="auto"/>
        <w:left w:val="none" w:sz="0" w:space="0" w:color="auto"/>
        <w:bottom w:val="none" w:sz="0" w:space="0" w:color="auto"/>
        <w:right w:val="none" w:sz="0" w:space="0" w:color="auto"/>
      </w:divBdr>
    </w:div>
    <w:div w:id="1225991221">
      <w:bodyDiv w:val="1"/>
      <w:marLeft w:val="0"/>
      <w:marRight w:val="0"/>
      <w:marTop w:val="0"/>
      <w:marBottom w:val="0"/>
      <w:divBdr>
        <w:top w:val="none" w:sz="0" w:space="0" w:color="auto"/>
        <w:left w:val="none" w:sz="0" w:space="0" w:color="auto"/>
        <w:bottom w:val="none" w:sz="0" w:space="0" w:color="auto"/>
        <w:right w:val="none" w:sz="0" w:space="0" w:color="auto"/>
      </w:divBdr>
    </w:div>
    <w:div w:id="1239749529">
      <w:bodyDiv w:val="1"/>
      <w:marLeft w:val="0"/>
      <w:marRight w:val="0"/>
      <w:marTop w:val="0"/>
      <w:marBottom w:val="0"/>
      <w:divBdr>
        <w:top w:val="none" w:sz="0" w:space="0" w:color="auto"/>
        <w:left w:val="none" w:sz="0" w:space="0" w:color="auto"/>
        <w:bottom w:val="none" w:sz="0" w:space="0" w:color="auto"/>
        <w:right w:val="none" w:sz="0" w:space="0" w:color="auto"/>
      </w:divBdr>
    </w:div>
    <w:div w:id="1273126425">
      <w:bodyDiv w:val="1"/>
      <w:marLeft w:val="0"/>
      <w:marRight w:val="0"/>
      <w:marTop w:val="0"/>
      <w:marBottom w:val="0"/>
      <w:divBdr>
        <w:top w:val="none" w:sz="0" w:space="0" w:color="auto"/>
        <w:left w:val="none" w:sz="0" w:space="0" w:color="auto"/>
        <w:bottom w:val="none" w:sz="0" w:space="0" w:color="auto"/>
        <w:right w:val="none" w:sz="0" w:space="0" w:color="auto"/>
      </w:divBdr>
    </w:div>
    <w:div w:id="1285842517">
      <w:bodyDiv w:val="1"/>
      <w:marLeft w:val="0"/>
      <w:marRight w:val="0"/>
      <w:marTop w:val="0"/>
      <w:marBottom w:val="0"/>
      <w:divBdr>
        <w:top w:val="none" w:sz="0" w:space="0" w:color="auto"/>
        <w:left w:val="none" w:sz="0" w:space="0" w:color="auto"/>
        <w:bottom w:val="none" w:sz="0" w:space="0" w:color="auto"/>
        <w:right w:val="none" w:sz="0" w:space="0" w:color="auto"/>
      </w:divBdr>
    </w:div>
    <w:div w:id="1286618112">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4868053">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05698776">
      <w:bodyDiv w:val="1"/>
      <w:marLeft w:val="0"/>
      <w:marRight w:val="0"/>
      <w:marTop w:val="0"/>
      <w:marBottom w:val="0"/>
      <w:divBdr>
        <w:top w:val="none" w:sz="0" w:space="0" w:color="auto"/>
        <w:left w:val="none" w:sz="0" w:space="0" w:color="auto"/>
        <w:bottom w:val="none" w:sz="0" w:space="0" w:color="auto"/>
        <w:right w:val="none" w:sz="0" w:space="0" w:color="auto"/>
      </w:divBdr>
    </w:div>
    <w:div w:id="1306351303">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335493854">
      <w:bodyDiv w:val="1"/>
      <w:marLeft w:val="0"/>
      <w:marRight w:val="0"/>
      <w:marTop w:val="0"/>
      <w:marBottom w:val="0"/>
      <w:divBdr>
        <w:top w:val="none" w:sz="0" w:space="0" w:color="auto"/>
        <w:left w:val="none" w:sz="0" w:space="0" w:color="auto"/>
        <w:bottom w:val="none" w:sz="0" w:space="0" w:color="auto"/>
        <w:right w:val="none" w:sz="0" w:space="0" w:color="auto"/>
      </w:divBdr>
    </w:div>
    <w:div w:id="1336610000">
      <w:bodyDiv w:val="1"/>
      <w:marLeft w:val="0"/>
      <w:marRight w:val="0"/>
      <w:marTop w:val="0"/>
      <w:marBottom w:val="0"/>
      <w:divBdr>
        <w:top w:val="none" w:sz="0" w:space="0" w:color="auto"/>
        <w:left w:val="none" w:sz="0" w:space="0" w:color="auto"/>
        <w:bottom w:val="none" w:sz="0" w:space="0" w:color="auto"/>
        <w:right w:val="none" w:sz="0" w:space="0" w:color="auto"/>
      </w:divBdr>
    </w:div>
    <w:div w:id="1347246832">
      <w:bodyDiv w:val="1"/>
      <w:marLeft w:val="0"/>
      <w:marRight w:val="0"/>
      <w:marTop w:val="0"/>
      <w:marBottom w:val="0"/>
      <w:divBdr>
        <w:top w:val="none" w:sz="0" w:space="0" w:color="auto"/>
        <w:left w:val="none" w:sz="0" w:space="0" w:color="auto"/>
        <w:bottom w:val="none" w:sz="0" w:space="0" w:color="auto"/>
        <w:right w:val="none" w:sz="0" w:space="0" w:color="auto"/>
      </w:divBdr>
    </w:div>
    <w:div w:id="1370379432">
      <w:bodyDiv w:val="1"/>
      <w:marLeft w:val="0"/>
      <w:marRight w:val="0"/>
      <w:marTop w:val="0"/>
      <w:marBottom w:val="0"/>
      <w:divBdr>
        <w:top w:val="none" w:sz="0" w:space="0" w:color="auto"/>
        <w:left w:val="none" w:sz="0" w:space="0" w:color="auto"/>
        <w:bottom w:val="none" w:sz="0" w:space="0" w:color="auto"/>
        <w:right w:val="none" w:sz="0" w:space="0" w:color="auto"/>
      </w:divBdr>
    </w:div>
    <w:div w:id="1380283052">
      <w:bodyDiv w:val="1"/>
      <w:marLeft w:val="0"/>
      <w:marRight w:val="0"/>
      <w:marTop w:val="0"/>
      <w:marBottom w:val="0"/>
      <w:divBdr>
        <w:top w:val="none" w:sz="0" w:space="0" w:color="auto"/>
        <w:left w:val="none" w:sz="0" w:space="0" w:color="auto"/>
        <w:bottom w:val="none" w:sz="0" w:space="0" w:color="auto"/>
        <w:right w:val="none" w:sz="0" w:space="0" w:color="auto"/>
      </w:divBdr>
    </w:div>
    <w:div w:id="1384939247">
      <w:bodyDiv w:val="1"/>
      <w:marLeft w:val="0"/>
      <w:marRight w:val="0"/>
      <w:marTop w:val="0"/>
      <w:marBottom w:val="0"/>
      <w:divBdr>
        <w:top w:val="none" w:sz="0" w:space="0" w:color="auto"/>
        <w:left w:val="none" w:sz="0" w:space="0" w:color="auto"/>
        <w:bottom w:val="none" w:sz="0" w:space="0" w:color="auto"/>
        <w:right w:val="none" w:sz="0" w:space="0" w:color="auto"/>
      </w:divBdr>
    </w:div>
    <w:div w:id="1401636504">
      <w:bodyDiv w:val="1"/>
      <w:marLeft w:val="0"/>
      <w:marRight w:val="0"/>
      <w:marTop w:val="0"/>
      <w:marBottom w:val="0"/>
      <w:divBdr>
        <w:top w:val="none" w:sz="0" w:space="0" w:color="auto"/>
        <w:left w:val="none" w:sz="0" w:space="0" w:color="auto"/>
        <w:bottom w:val="none" w:sz="0" w:space="0" w:color="auto"/>
        <w:right w:val="none" w:sz="0" w:space="0" w:color="auto"/>
      </w:divBdr>
    </w:div>
    <w:div w:id="1411079139">
      <w:bodyDiv w:val="1"/>
      <w:marLeft w:val="0"/>
      <w:marRight w:val="0"/>
      <w:marTop w:val="0"/>
      <w:marBottom w:val="0"/>
      <w:divBdr>
        <w:top w:val="none" w:sz="0" w:space="0" w:color="auto"/>
        <w:left w:val="none" w:sz="0" w:space="0" w:color="auto"/>
        <w:bottom w:val="none" w:sz="0" w:space="0" w:color="auto"/>
        <w:right w:val="none" w:sz="0" w:space="0" w:color="auto"/>
      </w:divBdr>
    </w:div>
    <w:div w:id="1425302228">
      <w:bodyDiv w:val="1"/>
      <w:marLeft w:val="0"/>
      <w:marRight w:val="0"/>
      <w:marTop w:val="0"/>
      <w:marBottom w:val="0"/>
      <w:divBdr>
        <w:top w:val="none" w:sz="0" w:space="0" w:color="auto"/>
        <w:left w:val="none" w:sz="0" w:space="0" w:color="auto"/>
        <w:bottom w:val="none" w:sz="0" w:space="0" w:color="auto"/>
        <w:right w:val="none" w:sz="0" w:space="0" w:color="auto"/>
      </w:divBdr>
    </w:div>
    <w:div w:id="1453280482">
      <w:bodyDiv w:val="1"/>
      <w:marLeft w:val="0"/>
      <w:marRight w:val="0"/>
      <w:marTop w:val="0"/>
      <w:marBottom w:val="0"/>
      <w:divBdr>
        <w:top w:val="none" w:sz="0" w:space="0" w:color="auto"/>
        <w:left w:val="none" w:sz="0" w:space="0" w:color="auto"/>
        <w:bottom w:val="none" w:sz="0" w:space="0" w:color="auto"/>
        <w:right w:val="none" w:sz="0" w:space="0" w:color="auto"/>
      </w:divBdr>
    </w:div>
    <w:div w:id="1458601414">
      <w:bodyDiv w:val="1"/>
      <w:marLeft w:val="0"/>
      <w:marRight w:val="0"/>
      <w:marTop w:val="0"/>
      <w:marBottom w:val="0"/>
      <w:divBdr>
        <w:top w:val="none" w:sz="0" w:space="0" w:color="auto"/>
        <w:left w:val="none" w:sz="0" w:space="0" w:color="auto"/>
        <w:bottom w:val="none" w:sz="0" w:space="0" w:color="auto"/>
        <w:right w:val="none" w:sz="0" w:space="0" w:color="auto"/>
      </w:divBdr>
    </w:div>
    <w:div w:id="1459448691">
      <w:bodyDiv w:val="1"/>
      <w:marLeft w:val="0"/>
      <w:marRight w:val="0"/>
      <w:marTop w:val="0"/>
      <w:marBottom w:val="0"/>
      <w:divBdr>
        <w:top w:val="none" w:sz="0" w:space="0" w:color="auto"/>
        <w:left w:val="none" w:sz="0" w:space="0" w:color="auto"/>
        <w:bottom w:val="none" w:sz="0" w:space="0" w:color="auto"/>
        <w:right w:val="none" w:sz="0" w:space="0" w:color="auto"/>
      </w:divBdr>
    </w:div>
    <w:div w:id="146684842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486781171">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791751">
      <w:bodyDiv w:val="1"/>
      <w:marLeft w:val="0"/>
      <w:marRight w:val="0"/>
      <w:marTop w:val="0"/>
      <w:marBottom w:val="0"/>
      <w:divBdr>
        <w:top w:val="none" w:sz="0" w:space="0" w:color="auto"/>
        <w:left w:val="none" w:sz="0" w:space="0" w:color="auto"/>
        <w:bottom w:val="none" w:sz="0" w:space="0" w:color="auto"/>
        <w:right w:val="none" w:sz="0" w:space="0" w:color="auto"/>
      </w:divBdr>
      <w:divsChild>
        <w:div w:id="852769285">
          <w:marLeft w:val="360"/>
          <w:marRight w:val="0"/>
          <w:marTop w:val="0"/>
          <w:marBottom w:val="0"/>
          <w:divBdr>
            <w:top w:val="none" w:sz="0" w:space="0" w:color="auto"/>
            <w:left w:val="none" w:sz="0" w:space="0" w:color="auto"/>
            <w:bottom w:val="none" w:sz="0" w:space="0" w:color="auto"/>
            <w:right w:val="none" w:sz="0" w:space="0" w:color="auto"/>
          </w:divBdr>
        </w:div>
        <w:div w:id="1516379124">
          <w:marLeft w:val="360"/>
          <w:marRight w:val="0"/>
          <w:marTop w:val="0"/>
          <w:marBottom w:val="0"/>
          <w:divBdr>
            <w:top w:val="none" w:sz="0" w:space="0" w:color="auto"/>
            <w:left w:val="none" w:sz="0" w:space="0" w:color="auto"/>
            <w:bottom w:val="none" w:sz="0" w:space="0" w:color="auto"/>
            <w:right w:val="none" w:sz="0" w:space="0" w:color="auto"/>
          </w:divBdr>
        </w:div>
        <w:div w:id="1724477928">
          <w:marLeft w:val="360"/>
          <w:marRight w:val="0"/>
          <w:marTop w:val="0"/>
          <w:marBottom w:val="0"/>
          <w:divBdr>
            <w:top w:val="none" w:sz="0" w:space="0" w:color="auto"/>
            <w:left w:val="none" w:sz="0" w:space="0" w:color="auto"/>
            <w:bottom w:val="none" w:sz="0" w:space="0" w:color="auto"/>
            <w:right w:val="none" w:sz="0" w:space="0" w:color="auto"/>
          </w:divBdr>
        </w:div>
        <w:div w:id="2007659467">
          <w:marLeft w:val="360"/>
          <w:marRight w:val="0"/>
          <w:marTop w:val="0"/>
          <w:marBottom w:val="0"/>
          <w:divBdr>
            <w:top w:val="none" w:sz="0" w:space="0" w:color="auto"/>
            <w:left w:val="none" w:sz="0" w:space="0" w:color="auto"/>
            <w:bottom w:val="none" w:sz="0" w:space="0" w:color="auto"/>
            <w:right w:val="none" w:sz="0" w:space="0" w:color="auto"/>
          </w:divBdr>
        </w:div>
      </w:divsChild>
    </w:div>
    <w:div w:id="1502811166">
      <w:bodyDiv w:val="1"/>
      <w:marLeft w:val="0"/>
      <w:marRight w:val="0"/>
      <w:marTop w:val="0"/>
      <w:marBottom w:val="0"/>
      <w:divBdr>
        <w:top w:val="none" w:sz="0" w:space="0" w:color="auto"/>
        <w:left w:val="none" w:sz="0" w:space="0" w:color="auto"/>
        <w:bottom w:val="none" w:sz="0" w:space="0" w:color="auto"/>
        <w:right w:val="none" w:sz="0" w:space="0" w:color="auto"/>
      </w:divBdr>
    </w:div>
    <w:div w:id="1508057359">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21814605">
      <w:bodyDiv w:val="1"/>
      <w:marLeft w:val="0"/>
      <w:marRight w:val="0"/>
      <w:marTop w:val="0"/>
      <w:marBottom w:val="0"/>
      <w:divBdr>
        <w:top w:val="none" w:sz="0" w:space="0" w:color="auto"/>
        <w:left w:val="none" w:sz="0" w:space="0" w:color="auto"/>
        <w:bottom w:val="none" w:sz="0" w:space="0" w:color="auto"/>
        <w:right w:val="none" w:sz="0" w:space="0" w:color="auto"/>
      </w:divBdr>
    </w:div>
    <w:div w:id="1523980074">
      <w:bodyDiv w:val="1"/>
      <w:marLeft w:val="0"/>
      <w:marRight w:val="0"/>
      <w:marTop w:val="0"/>
      <w:marBottom w:val="0"/>
      <w:divBdr>
        <w:top w:val="none" w:sz="0" w:space="0" w:color="auto"/>
        <w:left w:val="none" w:sz="0" w:space="0" w:color="auto"/>
        <w:bottom w:val="none" w:sz="0" w:space="0" w:color="auto"/>
        <w:right w:val="none" w:sz="0" w:space="0" w:color="auto"/>
      </w:divBdr>
    </w:div>
    <w:div w:id="1544168193">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3998619">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57010019">
      <w:bodyDiv w:val="1"/>
      <w:marLeft w:val="0"/>
      <w:marRight w:val="0"/>
      <w:marTop w:val="0"/>
      <w:marBottom w:val="0"/>
      <w:divBdr>
        <w:top w:val="none" w:sz="0" w:space="0" w:color="auto"/>
        <w:left w:val="none" w:sz="0" w:space="0" w:color="auto"/>
        <w:bottom w:val="none" w:sz="0" w:space="0" w:color="auto"/>
        <w:right w:val="none" w:sz="0" w:space="0" w:color="auto"/>
      </w:divBdr>
    </w:div>
    <w:div w:id="1567835822">
      <w:bodyDiv w:val="1"/>
      <w:marLeft w:val="0"/>
      <w:marRight w:val="0"/>
      <w:marTop w:val="0"/>
      <w:marBottom w:val="0"/>
      <w:divBdr>
        <w:top w:val="none" w:sz="0" w:space="0" w:color="auto"/>
        <w:left w:val="none" w:sz="0" w:space="0" w:color="auto"/>
        <w:bottom w:val="none" w:sz="0" w:space="0" w:color="auto"/>
        <w:right w:val="none" w:sz="0" w:space="0" w:color="auto"/>
      </w:divBdr>
    </w:div>
    <w:div w:id="1572279024">
      <w:bodyDiv w:val="1"/>
      <w:marLeft w:val="0"/>
      <w:marRight w:val="0"/>
      <w:marTop w:val="0"/>
      <w:marBottom w:val="0"/>
      <w:divBdr>
        <w:top w:val="none" w:sz="0" w:space="0" w:color="auto"/>
        <w:left w:val="none" w:sz="0" w:space="0" w:color="auto"/>
        <w:bottom w:val="none" w:sz="0" w:space="0" w:color="auto"/>
        <w:right w:val="none" w:sz="0" w:space="0" w:color="auto"/>
      </w:divBdr>
    </w:div>
    <w:div w:id="1575045782">
      <w:bodyDiv w:val="1"/>
      <w:marLeft w:val="0"/>
      <w:marRight w:val="0"/>
      <w:marTop w:val="0"/>
      <w:marBottom w:val="0"/>
      <w:divBdr>
        <w:top w:val="none" w:sz="0" w:space="0" w:color="auto"/>
        <w:left w:val="none" w:sz="0" w:space="0" w:color="auto"/>
        <w:bottom w:val="none" w:sz="0" w:space="0" w:color="auto"/>
        <w:right w:val="none" w:sz="0" w:space="0" w:color="auto"/>
      </w:divBdr>
    </w:div>
    <w:div w:id="1576083297">
      <w:bodyDiv w:val="1"/>
      <w:marLeft w:val="0"/>
      <w:marRight w:val="0"/>
      <w:marTop w:val="0"/>
      <w:marBottom w:val="0"/>
      <w:divBdr>
        <w:top w:val="none" w:sz="0" w:space="0" w:color="auto"/>
        <w:left w:val="none" w:sz="0" w:space="0" w:color="auto"/>
        <w:bottom w:val="none" w:sz="0" w:space="0" w:color="auto"/>
        <w:right w:val="none" w:sz="0" w:space="0" w:color="auto"/>
      </w:divBdr>
    </w:div>
    <w:div w:id="1582180318">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587110257">
      <w:bodyDiv w:val="1"/>
      <w:marLeft w:val="0"/>
      <w:marRight w:val="0"/>
      <w:marTop w:val="0"/>
      <w:marBottom w:val="0"/>
      <w:divBdr>
        <w:top w:val="none" w:sz="0" w:space="0" w:color="auto"/>
        <w:left w:val="none" w:sz="0" w:space="0" w:color="auto"/>
        <w:bottom w:val="none" w:sz="0" w:space="0" w:color="auto"/>
        <w:right w:val="none" w:sz="0" w:space="0" w:color="auto"/>
      </w:divBdr>
      <w:divsChild>
        <w:div w:id="231815800">
          <w:marLeft w:val="0"/>
          <w:marRight w:val="0"/>
          <w:marTop w:val="0"/>
          <w:marBottom w:val="0"/>
          <w:divBdr>
            <w:top w:val="none" w:sz="0" w:space="0" w:color="auto"/>
            <w:left w:val="none" w:sz="0" w:space="0" w:color="auto"/>
            <w:bottom w:val="none" w:sz="0" w:space="0" w:color="auto"/>
            <w:right w:val="none" w:sz="0" w:space="0" w:color="auto"/>
          </w:divBdr>
          <w:divsChild>
            <w:div w:id="382410858">
              <w:marLeft w:val="0"/>
              <w:marRight w:val="0"/>
              <w:marTop w:val="0"/>
              <w:marBottom w:val="0"/>
              <w:divBdr>
                <w:top w:val="none" w:sz="0" w:space="0" w:color="auto"/>
                <w:left w:val="none" w:sz="0" w:space="0" w:color="auto"/>
                <w:bottom w:val="none" w:sz="0" w:space="0" w:color="auto"/>
                <w:right w:val="none" w:sz="0" w:space="0" w:color="auto"/>
              </w:divBdr>
              <w:divsChild>
                <w:div w:id="1638679514">
                  <w:marLeft w:val="0"/>
                  <w:marRight w:val="0"/>
                  <w:marTop w:val="0"/>
                  <w:marBottom w:val="0"/>
                  <w:divBdr>
                    <w:top w:val="none" w:sz="0" w:space="0" w:color="auto"/>
                    <w:left w:val="none" w:sz="0" w:space="0" w:color="auto"/>
                    <w:bottom w:val="none" w:sz="0" w:space="0" w:color="auto"/>
                    <w:right w:val="none" w:sz="0" w:space="0" w:color="auto"/>
                  </w:divBdr>
                  <w:divsChild>
                    <w:div w:id="1150638155">
                      <w:marLeft w:val="0"/>
                      <w:marRight w:val="0"/>
                      <w:marTop w:val="0"/>
                      <w:marBottom w:val="0"/>
                      <w:divBdr>
                        <w:top w:val="none" w:sz="0" w:space="0" w:color="auto"/>
                        <w:left w:val="none" w:sz="0" w:space="0" w:color="auto"/>
                        <w:bottom w:val="none" w:sz="0" w:space="0" w:color="auto"/>
                        <w:right w:val="none" w:sz="0" w:space="0" w:color="auto"/>
                      </w:divBdr>
                      <w:divsChild>
                        <w:div w:id="1046641864">
                          <w:marLeft w:val="0"/>
                          <w:marRight w:val="0"/>
                          <w:marTop w:val="0"/>
                          <w:marBottom w:val="0"/>
                          <w:divBdr>
                            <w:top w:val="none" w:sz="0" w:space="0" w:color="auto"/>
                            <w:left w:val="none" w:sz="0" w:space="0" w:color="auto"/>
                            <w:bottom w:val="none" w:sz="0" w:space="0" w:color="auto"/>
                            <w:right w:val="none" w:sz="0" w:space="0" w:color="auto"/>
                          </w:divBdr>
                          <w:divsChild>
                            <w:div w:id="74396577">
                              <w:marLeft w:val="0"/>
                              <w:marRight w:val="0"/>
                              <w:marTop w:val="0"/>
                              <w:marBottom w:val="0"/>
                              <w:divBdr>
                                <w:top w:val="none" w:sz="0" w:space="0" w:color="auto"/>
                                <w:left w:val="none" w:sz="0" w:space="0" w:color="auto"/>
                                <w:bottom w:val="none" w:sz="0" w:space="0" w:color="auto"/>
                                <w:right w:val="none" w:sz="0" w:space="0" w:color="auto"/>
                              </w:divBdr>
                              <w:divsChild>
                                <w:div w:id="1289122183">
                                  <w:marLeft w:val="0"/>
                                  <w:marRight w:val="0"/>
                                  <w:marTop w:val="0"/>
                                  <w:marBottom w:val="0"/>
                                  <w:divBdr>
                                    <w:top w:val="none" w:sz="0" w:space="0" w:color="auto"/>
                                    <w:left w:val="none" w:sz="0" w:space="0" w:color="auto"/>
                                    <w:bottom w:val="none" w:sz="0" w:space="0" w:color="auto"/>
                                    <w:right w:val="none" w:sz="0" w:space="0" w:color="auto"/>
                                  </w:divBdr>
                                  <w:divsChild>
                                    <w:div w:id="2080131783">
                                      <w:marLeft w:val="0"/>
                                      <w:marRight w:val="0"/>
                                      <w:marTop w:val="0"/>
                                      <w:marBottom w:val="0"/>
                                      <w:divBdr>
                                        <w:top w:val="none" w:sz="0" w:space="0" w:color="auto"/>
                                        <w:left w:val="none" w:sz="0" w:space="0" w:color="auto"/>
                                        <w:bottom w:val="none" w:sz="0" w:space="0" w:color="auto"/>
                                        <w:right w:val="none" w:sz="0" w:space="0" w:color="auto"/>
                                      </w:divBdr>
                                      <w:divsChild>
                                        <w:div w:id="8101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003078">
          <w:marLeft w:val="0"/>
          <w:marRight w:val="0"/>
          <w:marTop w:val="0"/>
          <w:marBottom w:val="0"/>
          <w:divBdr>
            <w:top w:val="none" w:sz="0" w:space="0" w:color="auto"/>
            <w:left w:val="none" w:sz="0" w:space="0" w:color="auto"/>
            <w:bottom w:val="none" w:sz="0" w:space="0" w:color="auto"/>
            <w:right w:val="none" w:sz="0" w:space="0" w:color="auto"/>
          </w:divBdr>
          <w:divsChild>
            <w:div w:id="1059211405">
              <w:marLeft w:val="0"/>
              <w:marRight w:val="0"/>
              <w:marTop w:val="0"/>
              <w:marBottom w:val="0"/>
              <w:divBdr>
                <w:top w:val="none" w:sz="0" w:space="0" w:color="auto"/>
                <w:left w:val="none" w:sz="0" w:space="0" w:color="auto"/>
                <w:bottom w:val="none" w:sz="0" w:space="0" w:color="auto"/>
                <w:right w:val="none" w:sz="0" w:space="0" w:color="auto"/>
              </w:divBdr>
              <w:divsChild>
                <w:div w:id="381635407">
                  <w:marLeft w:val="0"/>
                  <w:marRight w:val="0"/>
                  <w:marTop w:val="0"/>
                  <w:marBottom w:val="0"/>
                  <w:divBdr>
                    <w:top w:val="none" w:sz="0" w:space="0" w:color="auto"/>
                    <w:left w:val="none" w:sz="0" w:space="0" w:color="auto"/>
                    <w:bottom w:val="none" w:sz="0" w:space="0" w:color="auto"/>
                    <w:right w:val="none" w:sz="0" w:space="0" w:color="auto"/>
                  </w:divBdr>
                  <w:divsChild>
                    <w:div w:id="1112869766">
                      <w:marLeft w:val="0"/>
                      <w:marRight w:val="0"/>
                      <w:marTop w:val="0"/>
                      <w:marBottom w:val="0"/>
                      <w:divBdr>
                        <w:top w:val="none" w:sz="0" w:space="0" w:color="auto"/>
                        <w:left w:val="none" w:sz="0" w:space="0" w:color="auto"/>
                        <w:bottom w:val="none" w:sz="0" w:space="0" w:color="auto"/>
                        <w:right w:val="none" w:sz="0" w:space="0" w:color="auto"/>
                      </w:divBdr>
                      <w:divsChild>
                        <w:div w:id="713773370">
                          <w:marLeft w:val="0"/>
                          <w:marRight w:val="0"/>
                          <w:marTop w:val="0"/>
                          <w:marBottom w:val="0"/>
                          <w:divBdr>
                            <w:top w:val="none" w:sz="0" w:space="0" w:color="auto"/>
                            <w:left w:val="none" w:sz="0" w:space="0" w:color="auto"/>
                            <w:bottom w:val="none" w:sz="0" w:space="0" w:color="auto"/>
                            <w:right w:val="none" w:sz="0" w:space="0" w:color="auto"/>
                          </w:divBdr>
                          <w:divsChild>
                            <w:div w:id="1952780363">
                              <w:marLeft w:val="0"/>
                              <w:marRight w:val="0"/>
                              <w:marTop w:val="0"/>
                              <w:marBottom w:val="0"/>
                              <w:divBdr>
                                <w:top w:val="none" w:sz="0" w:space="0" w:color="auto"/>
                                <w:left w:val="none" w:sz="0" w:space="0" w:color="auto"/>
                                <w:bottom w:val="none" w:sz="0" w:space="0" w:color="auto"/>
                                <w:right w:val="none" w:sz="0" w:space="0" w:color="auto"/>
                              </w:divBdr>
                              <w:divsChild>
                                <w:div w:id="741490569">
                                  <w:marLeft w:val="0"/>
                                  <w:marRight w:val="0"/>
                                  <w:marTop w:val="0"/>
                                  <w:marBottom w:val="0"/>
                                  <w:divBdr>
                                    <w:top w:val="none" w:sz="0" w:space="0" w:color="auto"/>
                                    <w:left w:val="none" w:sz="0" w:space="0" w:color="auto"/>
                                    <w:bottom w:val="none" w:sz="0" w:space="0" w:color="auto"/>
                                    <w:right w:val="none" w:sz="0" w:space="0" w:color="auto"/>
                                  </w:divBdr>
                                  <w:divsChild>
                                    <w:div w:id="7314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099238">
          <w:marLeft w:val="0"/>
          <w:marRight w:val="0"/>
          <w:marTop w:val="0"/>
          <w:marBottom w:val="0"/>
          <w:divBdr>
            <w:top w:val="none" w:sz="0" w:space="0" w:color="auto"/>
            <w:left w:val="none" w:sz="0" w:space="0" w:color="auto"/>
            <w:bottom w:val="none" w:sz="0" w:space="0" w:color="auto"/>
            <w:right w:val="none" w:sz="0" w:space="0" w:color="auto"/>
          </w:divBdr>
          <w:divsChild>
            <w:div w:id="772634308">
              <w:marLeft w:val="0"/>
              <w:marRight w:val="0"/>
              <w:marTop w:val="0"/>
              <w:marBottom w:val="0"/>
              <w:divBdr>
                <w:top w:val="none" w:sz="0" w:space="0" w:color="auto"/>
                <w:left w:val="none" w:sz="0" w:space="0" w:color="auto"/>
                <w:bottom w:val="none" w:sz="0" w:space="0" w:color="auto"/>
                <w:right w:val="none" w:sz="0" w:space="0" w:color="auto"/>
              </w:divBdr>
              <w:divsChild>
                <w:div w:id="1076779299">
                  <w:marLeft w:val="0"/>
                  <w:marRight w:val="0"/>
                  <w:marTop w:val="0"/>
                  <w:marBottom w:val="0"/>
                  <w:divBdr>
                    <w:top w:val="none" w:sz="0" w:space="0" w:color="auto"/>
                    <w:left w:val="none" w:sz="0" w:space="0" w:color="auto"/>
                    <w:bottom w:val="none" w:sz="0" w:space="0" w:color="auto"/>
                    <w:right w:val="none" w:sz="0" w:space="0" w:color="auto"/>
                  </w:divBdr>
                  <w:divsChild>
                    <w:div w:id="1604654874">
                      <w:marLeft w:val="0"/>
                      <w:marRight w:val="0"/>
                      <w:marTop w:val="0"/>
                      <w:marBottom w:val="0"/>
                      <w:divBdr>
                        <w:top w:val="none" w:sz="0" w:space="0" w:color="auto"/>
                        <w:left w:val="none" w:sz="0" w:space="0" w:color="auto"/>
                        <w:bottom w:val="none" w:sz="0" w:space="0" w:color="auto"/>
                        <w:right w:val="none" w:sz="0" w:space="0" w:color="auto"/>
                      </w:divBdr>
                      <w:divsChild>
                        <w:div w:id="2072539076">
                          <w:marLeft w:val="0"/>
                          <w:marRight w:val="0"/>
                          <w:marTop w:val="0"/>
                          <w:marBottom w:val="0"/>
                          <w:divBdr>
                            <w:top w:val="none" w:sz="0" w:space="0" w:color="auto"/>
                            <w:left w:val="none" w:sz="0" w:space="0" w:color="auto"/>
                            <w:bottom w:val="none" w:sz="0" w:space="0" w:color="auto"/>
                            <w:right w:val="none" w:sz="0" w:space="0" w:color="auto"/>
                          </w:divBdr>
                          <w:divsChild>
                            <w:div w:id="304546582">
                              <w:marLeft w:val="0"/>
                              <w:marRight w:val="0"/>
                              <w:marTop w:val="0"/>
                              <w:marBottom w:val="0"/>
                              <w:divBdr>
                                <w:top w:val="none" w:sz="0" w:space="0" w:color="auto"/>
                                <w:left w:val="none" w:sz="0" w:space="0" w:color="auto"/>
                                <w:bottom w:val="none" w:sz="0" w:space="0" w:color="auto"/>
                                <w:right w:val="none" w:sz="0" w:space="0" w:color="auto"/>
                              </w:divBdr>
                              <w:divsChild>
                                <w:div w:id="1883205093">
                                  <w:marLeft w:val="0"/>
                                  <w:marRight w:val="0"/>
                                  <w:marTop w:val="0"/>
                                  <w:marBottom w:val="0"/>
                                  <w:divBdr>
                                    <w:top w:val="none" w:sz="0" w:space="0" w:color="auto"/>
                                    <w:left w:val="none" w:sz="0" w:space="0" w:color="auto"/>
                                    <w:bottom w:val="none" w:sz="0" w:space="0" w:color="auto"/>
                                    <w:right w:val="none" w:sz="0" w:space="0" w:color="auto"/>
                                  </w:divBdr>
                                  <w:divsChild>
                                    <w:div w:id="16785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423349">
      <w:bodyDiv w:val="1"/>
      <w:marLeft w:val="0"/>
      <w:marRight w:val="0"/>
      <w:marTop w:val="0"/>
      <w:marBottom w:val="0"/>
      <w:divBdr>
        <w:top w:val="none" w:sz="0" w:space="0" w:color="auto"/>
        <w:left w:val="none" w:sz="0" w:space="0" w:color="auto"/>
        <w:bottom w:val="none" w:sz="0" w:space="0" w:color="auto"/>
        <w:right w:val="none" w:sz="0" w:space="0" w:color="auto"/>
      </w:divBdr>
    </w:div>
    <w:div w:id="1612398836">
      <w:bodyDiv w:val="1"/>
      <w:marLeft w:val="0"/>
      <w:marRight w:val="0"/>
      <w:marTop w:val="0"/>
      <w:marBottom w:val="0"/>
      <w:divBdr>
        <w:top w:val="none" w:sz="0" w:space="0" w:color="auto"/>
        <w:left w:val="none" w:sz="0" w:space="0" w:color="auto"/>
        <w:bottom w:val="none" w:sz="0" w:space="0" w:color="auto"/>
        <w:right w:val="none" w:sz="0" w:space="0" w:color="auto"/>
      </w:divBdr>
    </w:div>
    <w:div w:id="1616911377">
      <w:bodyDiv w:val="1"/>
      <w:marLeft w:val="0"/>
      <w:marRight w:val="0"/>
      <w:marTop w:val="0"/>
      <w:marBottom w:val="0"/>
      <w:divBdr>
        <w:top w:val="none" w:sz="0" w:space="0" w:color="auto"/>
        <w:left w:val="none" w:sz="0" w:space="0" w:color="auto"/>
        <w:bottom w:val="none" w:sz="0" w:space="0" w:color="auto"/>
        <w:right w:val="none" w:sz="0" w:space="0" w:color="auto"/>
      </w:divBdr>
    </w:div>
    <w:div w:id="1621761423">
      <w:bodyDiv w:val="1"/>
      <w:marLeft w:val="0"/>
      <w:marRight w:val="0"/>
      <w:marTop w:val="0"/>
      <w:marBottom w:val="0"/>
      <w:divBdr>
        <w:top w:val="none" w:sz="0" w:space="0" w:color="auto"/>
        <w:left w:val="none" w:sz="0" w:space="0" w:color="auto"/>
        <w:bottom w:val="none" w:sz="0" w:space="0" w:color="auto"/>
        <w:right w:val="none" w:sz="0" w:space="0" w:color="auto"/>
      </w:divBdr>
    </w:div>
    <w:div w:id="1623073404">
      <w:bodyDiv w:val="1"/>
      <w:marLeft w:val="0"/>
      <w:marRight w:val="0"/>
      <w:marTop w:val="0"/>
      <w:marBottom w:val="0"/>
      <w:divBdr>
        <w:top w:val="none" w:sz="0" w:space="0" w:color="auto"/>
        <w:left w:val="none" w:sz="0" w:space="0" w:color="auto"/>
        <w:bottom w:val="none" w:sz="0" w:space="0" w:color="auto"/>
        <w:right w:val="none" w:sz="0" w:space="0" w:color="auto"/>
      </w:divBdr>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651442068">
      <w:bodyDiv w:val="1"/>
      <w:marLeft w:val="0"/>
      <w:marRight w:val="0"/>
      <w:marTop w:val="0"/>
      <w:marBottom w:val="0"/>
      <w:divBdr>
        <w:top w:val="none" w:sz="0" w:space="0" w:color="auto"/>
        <w:left w:val="none" w:sz="0" w:space="0" w:color="auto"/>
        <w:bottom w:val="none" w:sz="0" w:space="0" w:color="auto"/>
        <w:right w:val="none" w:sz="0" w:space="0" w:color="auto"/>
      </w:divBdr>
    </w:div>
    <w:div w:id="1654605465">
      <w:bodyDiv w:val="1"/>
      <w:marLeft w:val="0"/>
      <w:marRight w:val="0"/>
      <w:marTop w:val="0"/>
      <w:marBottom w:val="0"/>
      <w:divBdr>
        <w:top w:val="none" w:sz="0" w:space="0" w:color="auto"/>
        <w:left w:val="none" w:sz="0" w:space="0" w:color="auto"/>
        <w:bottom w:val="none" w:sz="0" w:space="0" w:color="auto"/>
        <w:right w:val="none" w:sz="0" w:space="0" w:color="auto"/>
      </w:divBdr>
    </w:div>
    <w:div w:id="1682900803">
      <w:bodyDiv w:val="1"/>
      <w:marLeft w:val="0"/>
      <w:marRight w:val="0"/>
      <w:marTop w:val="0"/>
      <w:marBottom w:val="0"/>
      <w:divBdr>
        <w:top w:val="none" w:sz="0" w:space="0" w:color="auto"/>
        <w:left w:val="none" w:sz="0" w:space="0" w:color="auto"/>
        <w:bottom w:val="none" w:sz="0" w:space="0" w:color="auto"/>
        <w:right w:val="none" w:sz="0" w:space="0" w:color="auto"/>
      </w:divBdr>
    </w:div>
    <w:div w:id="1693264838">
      <w:bodyDiv w:val="1"/>
      <w:marLeft w:val="0"/>
      <w:marRight w:val="0"/>
      <w:marTop w:val="0"/>
      <w:marBottom w:val="0"/>
      <w:divBdr>
        <w:top w:val="none" w:sz="0" w:space="0" w:color="auto"/>
        <w:left w:val="none" w:sz="0" w:space="0" w:color="auto"/>
        <w:bottom w:val="none" w:sz="0" w:space="0" w:color="auto"/>
        <w:right w:val="none" w:sz="0" w:space="0" w:color="auto"/>
      </w:divBdr>
    </w:div>
    <w:div w:id="1701739431">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03239445">
      <w:bodyDiv w:val="1"/>
      <w:marLeft w:val="0"/>
      <w:marRight w:val="0"/>
      <w:marTop w:val="0"/>
      <w:marBottom w:val="0"/>
      <w:divBdr>
        <w:top w:val="none" w:sz="0" w:space="0" w:color="auto"/>
        <w:left w:val="none" w:sz="0" w:space="0" w:color="auto"/>
        <w:bottom w:val="none" w:sz="0" w:space="0" w:color="auto"/>
        <w:right w:val="none" w:sz="0" w:space="0" w:color="auto"/>
      </w:divBdr>
    </w:div>
    <w:div w:id="1711757496">
      <w:bodyDiv w:val="1"/>
      <w:marLeft w:val="0"/>
      <w:marRight w:val="0"/>
      <w:marTop w:val="0"/>
      <w:marBottom w:val="0"/>
      <w:divBdr>
        <w:top w:val="none" w:sz="0" w:space="0" w:color="auto"/>
        <w:left w:val="none" w:sz="0" w:space="0" w:color="auto"/>
        <w:bottom w:val="none" w:sz="0" w:space="0" w:color="auto"/>
        <w:right w:val="none" w:sz="0" w:space="0" w:color="auto"/>
      </w:divBdr>
    </w:div>
    <w:div w:id="1754814418">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758135460">
      <w:bodyDiv w:val="1"/>
      <w:marLeft w:val="0"/>
      <w:marRight w:val="0"/>
      <w:marTop w:val="0"/>
      <w:marBottom w:val="0"/>
      <w:divBdr>
        <w:top w:val="none" w:sz="0" w:space="0" w:color="auto"/>
        <w:left w:val="none" w:sz="0" w:space="0" w:color="auto"/>
        <w:bottom w:val="none" w:sz="0" w:space="0" w:color="auto"/>
        <w:right w:val="none" w:sz="0" w:space="0" w:color="auto"/>
      </w:divBdr>
    </w:div>
    <w:div w:id="1765615787">
      <w:bodyDiv w:val="1"/>
      <w:marLeft w:val="0"/>
      <w:marRight w:val="0"/>
      <w:marTop w:val="0"/>
      <w:marBottom w:val="0"/>
      <w:divBdr>
        <w:top w:val="none" w:sz="0" w:space="0" w:color="auto"/>
        <w:left w:val="none" w:sz="0" w:space="0" w:color="auto"/>
        <w:bottom w:val="none" w:sz="0" w:space="0" w:color="auto"/>
        <w:right w:val="none" w:sz="0" w:space="0" w:color="auto"/>
      </w:divBdr>
    </w:div>
    <w:div w:id="1773472851">
      <w:bodyDiv w:val="1"/>
      <w:marLeft w:val="0"/>
      <w:marRight w:val="0"/>
      <w:marTop w:val="0"/>
      <w:marBottom w:val="0"/>
      <w:divBdr>
        <w:top w:val="none" w:sz="0" w:space="0" w:color="auto"/>
        <w:left w:val="none" w:sz="0" w:space="0" w:color="auto"/>
        <w:bottom w:val="none" w:sz="0" w:space="0" w:color="auto"/>
        <w:right w:val="none" w:sz="0" w:space="0" w:color="auto"/>
      </w:divBdr>
    </w:div>
    <w:div w:id="1786001053">
      <w:bodyDiv w:val="1"/>
      <w:marLeft w:val="0"/>
      <w:marRight w:val="0"/>
      <w:marTop w:val="0"/>
      <w:marBottom w:val="0"/>
      <w:divBdr>
        <w:top w:val="none" w:sz="0" w:space="0" w:color="auto"/>
        <w:left w:val="none" w:sz="0" w:space="0" w:color="auto"/>
        <w:bottom w:val="none" w:sz="0" w:space="0" w:color="auto"/>
        <w:right w:val="none" w:sz="0" w:space="0" w:color="auto"/>
      </w:divBdr>
    </w:div>
    <w:div w:id="1809198182">
      <w:bodyDiv w:val="1"/>
      <w:marLeft w:val="0"/>
      <w:marRight w:val="0"/>
      <w:marTop w:val="0"/>
      <w:marBottom w:val="0"/>
      <w:divBdr>
        <w:top w:val="none" w:sz="0" w:space="0" w:color="auto"/>
        <w:left w:val="none" w:sz="0" w:space="0" w:color="auto"/>
        <w:bottom w:val="none" w:sz="0" w:space="0" w:color="auto"/>
        <w:right w:val="none" w:sz="0" w:space="0" w:color="auto"/>
      </w:divBdr>
    </w:div>
    <w:div w:id="1819878888">
      <w:bodyDiv w:val="1"/>
      <w:marLeft w:val="0"/>
      <w:marRight w:val="0"/>
      <w:marTop w:val="0"/>
      <w:marBottom w:val="0"/>
      <w:divBdr>
        <w:top w:val="none" w:sz="0" w:space="0" w:color="auto"/>
        <w:left w:val="none" w:sz="0" w:space="0" w:color="auto"/>
        <w:bottom w:val="none" w:sz="0" w:space="0" w:color="auto"/>
        <w:right w:val="none" w:sz="0" w:space="0" w:color="auto"/>
      </w:divBdr>
    </w:div>
    <w:div w:id="1843428803">
      <w:bodyDiv w:val="1"/>
      <w:marLeft w:val="0"/>
      <w:marRight w:val="0"/>
      <w:marTop w:val="0"/>
      <w:marBottom w:val="0"/>
      <w:divBdr>
        <w:top w:val="none" w:sz="0" w:space="0" w:color="auto"/>
        <w:left w:val="none" w:sz="0" w:space="0" w:color="auto"/>
        <w:bottom w:val="none" w:sz="0" w:space="0" w:color="auto"/>
        <w:right w:val="none" w:sz="0" w:space="0" w:color="auto"/>
      </w:divBdr>
    </w:div>
    <w:div w:id="1845700006">
      <w:bodyDiv w:val="1"/>
      <w:marLeft w:val="0"/>
      <w:marRight w:val="0"/>
      <w:marTop w:val="0"/>
      <w:marBottom w:val="0"/>
      <w:divBdr>
        <w:top w:val="none" w:sz="0" w:space="0" w:color="auto"/>
        <w:left w:val="none" w:sz="0" w:space="0" w:color="auto"/>
        <w:bottom w:val="none" w:sz="0" w:space="0" w:color="auto"/>
        <w:right w:val="none" w:sz="0" w:space="0" w:color="auto"/>
      </w:divBdr>
    </w:div>
    <w:div w:id="1848252963">
      <w:bodyDiv w:val="1"/>
      <w:marLeft w:val="0"/>
      <w:marRight w:val="0"/>
      <w:marTop w:val="0"/>
      <w:marBottom w:val="0"/>
      <w:divBdr>
        <w:top w:val="none" w:sz="0" w:space="0" w:color="auto"/>
        <w:left w:val="none" w:sz="0" w:space="0" w:color="auto"/>
        <w:bottom w:val="none" w:sz="0" w:space="0" w:color="auto"/>
        <w:right w:val="none" w:sz="0" w:space="0" w:color="auto"/>
      </w:divBdr>
    </w:div>
    <w:div w:id="1862353775">
      <w:bodyDiv w:val="1"/>
      <w:marLeft w:val="0"/>
      <w:marRight w:val="0"/>
      <w:marTop w:val="0"/>
      <w:marBottom w:val="0"/>
      <w:divBdr>
        <w:top w:val="none" w:sz="0" w:space="0" w:color="auto"/>
        <w:left w:val="none" w:sz="0" w:space="0" w:color="auto"/>
        <w:bottom w:val="none" w:sz="0" w:space="0" w:color="auto"/>
        <w:right w:val="none" w:sz="0" w:space="0" w:color="auto"/>
      </w:divBdr>
    </w:div>
    <w:div w:id="1868979338">
      <w:bodyDiv w:val="1"/>
      <w:marLeft w:val="0"/>
      <w:marRight w:val="0"/>
      <w:marTop w:val="0"/>
      <w:marBottom w:val="0"/>
      <w:divBdr>
        <w:top w:val="none" w:sz="0" w:space="0" w:color="auto"/>
        <w:left w:val="none" w:sz="0" w:space="0" w:color="auto"/>
        <w:bottom w:val="none" w:sz="0" w:space="0" w:color="auto"/>
        <w:right w:val="none" w:sz="0" w:space="0" w:color="auto"/>
      </w:divBdr>
    </w:div>
    <w:div w:id="1870944462">
      <w:bodyDiv w:val="1"/>
      <w:marLeft w:val="0"/>
      <w:marRight w:val="0"/>
      <w:marTop w:val="0"/>
      <w:marBottom w:val="0"/>
      <w:divBdr>
        <w:top w:val="none" w:sz="0" w:space="0" w:color="auto"/>
        <w:left w:val="none" w:sz="0" w:space="0" w:color="auto"/>
        <w:bottom w:val="none" w:sz="0" w:space="0" w:color="auto"/>
        <w:right w:val="none" w:sz="0" w:space="0" w:color="auto"/>
      </w:divBdr>
    </w:div>
    <w:div w:id="1901742346">
      <w:bodyDiv w:val="1"/>
      <w:marLeft w:val="0"/>
      <w:marRight w:val="0"/>
      <w:marTop w:val="0"/>
      <w:marBottom w:val="0"/>
      <w:divBdr>
        <w:top w:val="none" w:sz="0" w:space="0" w:color="auto"/>
        <w:left w:val="none" w:sz="0" w:space="0" w:color="auto"/>
        <w:bottom w:val="none" w:sz="0" w:space="0" w:color="auto"/>
        <w:right w:val="none" w:sz="0" w:space="0" w:color="auto"/>
      </w:divBdr>
    </w:div>
    <w:div w:id="1905486049">
      <w:bodyDiv w:val="1"/>
      <w:marLeft w:val="0"/>
      <w:marRight w:val="0"/>
      <w:marTop w:val="0"/>
      <w:marBottom w:val="0"/>
      <w:divBdr>
        <w:top w:val="none" w:sz="0" w:space="0" w:color="auto"/>
        <w:left w:val="none" w:sz="0" w:space="0" w:color="auto"/>
        <w:bottom w:val="none" w:sz="0" w:space="0" w:color="auto"/>
        <w:right w:val="none" w:sz="0" w:space="0" w:color="auto"/>
      </w:divBdr>
      <w:divsChild>
        <w:div w:id="988245429">
          <w:marLeft w:val="0"/>
          <w:marRight w:val="0"/>
          <w:marTop w:val="0"/>
          <w:marBottom w:val="0"/>
          <w:divBdr>
            <w:top w:val="none" w:sz="0" w:space="0" w:color="auto"/>
            <w:left w:val="none" w:sz="0" w:space="0" w:color="auto"/>
            <w:bottom w:val="none" w:sz="0" w:space="0" w:color="auto"/>
            <w:right w:val="none" w:sz="0" w:space="0" w:color="auto"/>
          </w:divBdr>
          <w:divsChild>
            <w:div w:id="651258872">
              <w:marLeft w:val="0"/>
              <w:marRight w:val="0"/>
              <w:marTop w:val="0"/>
              <w:marBottom w:val="0"/>
              <w:divBdr>
                <w:top w:val="none" w:sz="0" w:space="0" w:color="auto"/>
                <w:left w:val="none" w:sz="0" w:space="0" w:color="auto"/>
                <w:bottom w:val="none" w:sz="0" w:space="0" w:color="auto"/>
                <w:right w:val="none" w:sz="0" w:space="0" w:color="auto"/>
              </w:divBdr>
              <w:divsChild>
                <w:div w:id="1183781443">
                  <w:marLeft w:val="0"/>
                  <w:marRight w:val="0"/>
                  <w:marTop w:val="0"/>
                  <w:marBottom w:val="0"/>
                  <w:divBdr>
                    <w:top w:val="none" w:sz="0" w:space="0" w:color="auto"/>
                    <w:left w:val="none" w:sz="0" w:space="0" w:color="auto"/>
                    <w:bottom w:val="none" w:sz="0" w:space="0" w:color="auto"/>
                    <w:right w:val="none" w:sz="0" w:space="0" w:color="auto"/>
                  </w:divBdr>
                  <w:divsChild>
                    <w:div w:id="993098392">
                      <w:marLeft w:val="0"/>
                      <w:marRight w:val="0"/>
                      <w:marTop w:val="0"/>
                      <w:marBottom w:val="0"/>
                      <w:divBdr>
                        <w:top w:val="none" w:sz="0" w:space="0" w:color="auto"/>
                        <w:left w:val="none" w:sz="0" w:space="0" w:color="auto"/>
                        <w:bottom w:val="none" w:sz="0" w:space="0" w:color="auto"/>
                        <w:right w:val="none" w:sz="0" w:space="0" w:color="auto"/>
                      </w:divBdr>
                      <w:divsChild>
                        <w:div w:id="2006206113">
                          <w:marLeft w:val="0"/>
                          <w:marRight w:val="0"/>
                          <w:marTop w:val="0"/>
                          <w:marBottom w:val="0"/>
                          <w:divBdr>
                            <w:top w:val="none" w:sz="0" w:space="0" w:color="auto"/>
                            <w:left w:val="none" w:sz="0" w:space="0" w:color="auto"/>
                            <w:bottom w:val="none" w:sz="0" w:space="0" w:color="auto"/>
                            <w:right w:val="none" w:sz="0" w:space="0" w:color="auto"/>
                          </w:divBdr>
                          <w:divsChild>
                            <w:div w:id="1705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074860">
      <w:bodyDiv w:val="1"/>
      <w:marLeft w:val="0"/>
      <w:marRight w:val="0"/>
      <w:marTop w:val="0"/>
      <w:marBottom w:val="0"/>
      <w:divBdr>
        <w:top w:val="none" w:sz="0" w:space="0" w:color="auto"/>
        <w:left w:val="none" w:sz="0" w:space="0" w:color="auto"/>
        <w:bottom w:val="none" w:sz="0" w:space="0" w:color="auto"/>
        <w:right w:val="none" w:sz="0" w:space="0" w:color="auto"/>
      </w:divBdr>
    </w:div>
    <w:div w:id="1928227196">
      <w:bodyDiv w:val="1"/>
      <w:marLeft w:val="0"/>
      <w:marRight w:val="0"/>
      <w:marTop w:val="0"/>
      <w:marBottom w:val="0"/>
      <w:divBdr>
        <w:top w:val="none" w:sz="0" w:space="0" w:color="auto"/>
        <w:left w:val="none" w:sz="0" w:space="0" w:color="auto"/>
        <w:bottom w:val="none" w:sz="0" w:space="0" w:color="auto"/>
        <w:right w:val="none" w:sz="0" w:space="0" w:color="auto"/>
      </w:divBdr>
    </w:div>
    <w:div w:id="1933973537">
      <w:bodyDiv w:val="1"/>
      <w:marLeft w:val="0"/>
      <w:marRight w:val="0"/>
      <w:marTop w:val="0"/>
      <w:marBottom w:val="0"/>
      <w:divBdr>
        <w:top w:val="none" w:sz="0" w:space="0" w:color="auto"/>
        <w:left w:val="none" w:sz="0" w:space="0" w:color="auto"/>
        <w:bottom w:val="none" w:sz="0" w:space="0" w:color="auto"/>
        <w:right w:val="none" w:sz="0" w:space="0" w:color="auto"/>
      </w:divBdr>
      <w:divsChild>
        <w:div w:id="460272692">
          <w:marLeft w:val="0"/>
          <w:marRight w:val="0"/>
          <w:marTop w:val="0"/>
          <w:marBottom w:val="0"/>
          <w:divBdr>
            <w:top w:val="none" w:sz="0" w:space="0" w:color="auto"/>
            <w:left w:val="none" w:sz="0" w:space="0" w:color="auto"/>
            <w:bottom w:val="none" w:sz="0" w:space="0" w:color="auto"/>
            <w:right w:val="none" w:sz="0" w:space="0" w:color="auto"/>
          </w:divBdr>
          <w:divsChild>
            <w:div w:id="143353770">
              <w:marLeft w:val="0"/>
              <w:marRight w:val="0"/>
              <w:marTop w:val="0"/>
              <w:marBottom w:val="0"/>
              <w:divBdr>
                <w:top w:val="none" w:sz="0" w:space="0" w:color="auto"/>
                <w:left w:val="none" w:sz="0" w:space="0" w:color="auto"/>
                <w:bottom w:val="none" w:sz="0" w:space="0" w:color="auto"/>
                <w:right w:val="none" w:sz="0" w:space="0" w:color="auto"/>
              </w:divBdr>
              <w:divsChild>
                <w:div w:id="1899046101">
                  <w:marLeft w:val="0"/>
                  <w:marRight w:val="0"/>
                  <w:marTop w:val="0"/>
                  <w:marBottom w:val="0"/>
                  <w:divBdr>
                    <w:top w:val="none" w:sz="0" w:space="0" w:color="auto"/>
                    <w:left w:val="none" w:sz="0" w:space="0" w:color="auto"/>
                    <w:bottom w:val="none" w:sz="0" w:space="0" w:color="auto"/>
                    <w:right w:val="none" w:sz="0" w:space="0" w:color="auto"/>
                  </w:divBdr>
                  <w:divsChild>
                    <w:div w:id="59332657">
                      <w:marLeft w:val="0"/>
                      <w:marRight w:val="0"/>
                      <w:marTop w:val="0"/>
                      <w:marBottom w:val="0"/>
                      <w:divBdr>
                        <w:top w:val="none" w:sz="0" w:space="0" w:color="auto"/>
                        <w:left w:val="none" w:sz="0" w:space="0" w:color="auto"/>
                        <w:bottom w:val="none" w:sz="0" w:space="0" w:color="auto"/>
                        <w:right w:val="none" w:sz="0" w:space="0" w:color="auto"/>
                      </w:divBdr>
                      <w:divsChild>
                        <w:div w:id="776562695">
                          <w:marLeft w:val="0"/>
                          <w:marRight w:val="0"/>
                          <w:marTop w:val="0"/>
                          <w:marBottom w:val="0"/>
                          <w:divBdr>
                            <w:top w:val="none" w:sz="0" w:space="0" w:color="auto"/>
                            <w:left w:val="none" w:sz="0" w:space="0" w:color="auto"/>
                            <w:bottom w:val="none" w:sz="0" w:space="0" w:color="auto"/>
                            <w:right w:val="none" w:sz="0" w:space="0" w:color="auto"/>
                          </w:divBdr>
                          <w:divsChild>
                            <w:div w:id="323823059">
                              <w:marLeft w:val="0"/>
                              <w:marRight w:val="0"/>
                              <w:marTop w:val="0"/>
                              <w:marBottom w:val="0"/>
                              <w:divBdr>
                                <w:top w:val="none" w:sz="0" w:space="0" w:color="auto"/>
                                <w:left w:val="none" w:sz="0" w:space="0" w:color="auto"/>
                                <w:bottom w:val="none" w:sz="0" w:space="0" w:color="auto"/>
                                <w:right w:val="none" w:sz="0" w:space="0" w:color="auto"/>
                              </w:divBdr>
                              <w:divsChild>
                                <w:div w:id="1201939008">
                                  <w:marLeft w:val="0"/>
                                  <w:marRight w:val="0"/>
                                  <w:marTop w:val="0"/>
                                  <w:marBottom w:val="0"/>
                                  <w:divBdr>
                                    <w:top w:val="none" w:sz="0" w:space="0" w:color="auto"/>
                                    <w:left w:val="none" w:sz="0" w:space="0" w:color="auto"/>
                                    <w:bottom w:val="none" w:sz="0" w:space="0" w:color="auto"/>
                                    <w:right w:val="none" w:sz="0" w:space="0" w:color="auto"/>
                                  </w:divBdr>
                                  <w:divsChild>
                                    <w:div w:id="201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872696">
          <w:marLeft w:val="0"/>
          <w:marRight w:val="0"/>
          <w:marTop w:val="0"/>
          <w:marBottom w:val="0"/>
          <w:divBdr>
            <w:top w:val="none" w:sz="0" w:space="0" w:color="auto"/>
            <w:left w:val="none" w:sz="0" w:space="0" w:color="auto"/>
            <w:bottom w:val="none" w:sz="0" w:space="0" w:color="auto"/>
            <w:right w:val="none" w:sz="0" w:space="0" w:color="auto"/>
          </w:divBdr>
          <w:divsChild>
            <w:div w:id="626131702">
              <w:marLeft w:val="0"/>
              <w:marRight w:val="0"/>
              <w:marTop w:val="0"/>
              <w:marBottom w:val="0"/>
              <w:divBdr>
                <w:top w:val="none" w:sz="0" w:space="0" w:color="auto"/>
                <w:left w:val="none" w:sz="0" w:space="0" w:color="auto"/>
                <w:bottom w:val="none" w:sz="0" w:space="0" w:color="auto"/>
                <w:right w:val="none" w:sz="0" w:space="0" w:color="auto"/>
              </w:divBdr>
              <w:divsChild>
                <w:div w:id="1691763357">
                  <w:marLeft w:val="0"/>
                  <w:marRight w:val="0"/>
                  <w:marTop w:val="0"/>
                  <w:marBottom w:val="0"/>
                  <w:divBdr>
                    <w:top w:val="none" w:sz="0" w:space="0" w:color="auto"/>
                    <w:left w:val="none" w:sz="0" w:space="0" w:color="auto"/>
                    <w:bottom w:val="none" w:sz="0" w:space="0" w:color="auto"/>
                    <w:right w:val="none" w:sz="0" w:space="0" w:color="auto"/>
                  </w:divBdr>
                  <w:divsChild>
                    <w:div w:id="1407415517">
                      <w:marLeft w:val="0"/>
                      <w:marRight w:val="0"/>
                      <w:marTop w:val="0"/>
                      <w:marBottom w:val="0"/>
                      <w:divBdr>
                        <w:top w:val="none" w:sz="0" w:space="0" w:color="auto"/>
                        <w:left w:val="none" w:sz="0" w:space="0" w:color="auto"/>
                        <w:bottom w:val="none" w:sz="0" w:space="0" w:color="auto"/>
                        <w:right w:val="none" w:sz="0" w:space="0" w:color="auto"/>
                      </w:divBdr>
                      <w:divsChild>
                        <w:div w:id="1134830029">
                          <w:marLeft w:val="0"/>
                          <w:marRight w:val="0"/>
                          <w:marTop w:val="0"/>
                          <w:marBottom w:val="0"/>
                          <w:divBdr>
                            <w:top w:val="none" w:sz="0" w:space="0" w:color="auto"/>
                            <w:left w:val="none" w:sz="0" w:space="0" w:color="auto"/>
                            <w:bottom w:val="none" w:sz="0" w:space="0" w:color="auto"/>
                            <w:right w:val="none" w:sz="0" w:space="0" w:color="auto"/>
                          </w:divBdr>
                          <w:divsChild>
                            <w:div w:id="950360295">
                              <w:marLeft w:val="0"/>
                              <w:marRight w:val="0"/>
                              <w:marTop w:val="0"/>
                              <w:marBottom w:val="0"/>
                              <w:divBdr>
                                <w:top w:val="none" w:sz="0" w:space="0" w:color="auto"/>
                                <w:left w:val="none" w:sz="0" w:space="0" w:color="auto"/>
                                <w:bottom w:val="none" w:sz="0" w:space="0" w:color="auto"/>
                                <w:right w:val="none" w:sz="0" w:space="0" w:color="auto"/>
                              </w:divBdr>
                              <w:divsChild>
                                <w:div w:id="1339427862">
                                  <w:marLeft w:val="0"/>
                                  <w:marRight w:val="0"/>
                                  <w:marTop w:val="0"/>
                                  <w:marBottom w:val="0"/>
                                  <w:divBdr>
                                    <w:top w:val="none" w:sz="0" w:space="0" w:color="auto"/>
                                    <w:left w:val="none" w:sz="0" w:space="0" w:color="auto"/>
                                    <w:bottom w:val="none" w:sz="0" w:space="0" w:color="auto"/>
                                    <w:right w:val="none" w:sz="0" w:space="0" w:color="auto"/>
                                  </w:divBdr>
                                  <w:divsChild>
                                    <w:div w:id="1909412965">
                                      <w:marLeft w:val="0"/>
                                      <w:marRight w:val="0"/>
                                      <w:marTop w:val="0"/>
                                      <w:marBottom w:val="0"/>
                                      <w:divBdr>
                                        <w:top w:val="none" w:sz="0" w:space="0" w:color="auto"/>
                                        <w:left w:val="none" w:sz="0" w:space="0" w:color="auto"/>
                                        <w:bottom w:val="none" w:sz="0" w:space="0" w:color="auto"/>
                                        <w:right w:val="none" w:sz="0" w:space="0" w:color="auto"/>
                                      </w:divBdr>
                                      <w:divsChild>
                                        <w:div w:id="1132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465731">
          <w:marLeft w:val="0"/>
          <w:marRight w:val="0"/>
          <w:marTop w:val="0"/>
          <w:marBottom w:val="0"/>
          <w:divBdr>
            <w:top w:val="none" w:sz="0" w:space="0" w:color="auto"/>
            <w:left w:val="none" w:sz="0" w:space="0" w:color="auto"/>
            <w:bottom w:val="none" w:sz="0" w:space="0" w:color="auto"/>
            <w:right w:val="none" w:sz="0" w:space="0" w:color="auto"/>
          </w:divBdr>
          <w:divsChild>
            <w:div w:id="1941061805">
              <w:marLeft w:val="0"/>
              <w:marRight w:val="0"/>
              <w:marTop w:val="0"/>
              <w:marBottom w:val="0"/>
              <w:divBdr>
                <w:top w:val="none" w:sz="0" w:space="0" w:color="auto"/>
                <w:left w:val="none" w:sz="0" w:space="0" w:color="auto"/>
                <w:bottom w:val="none" w:sz="0" w:space="0" w:color="auto"/>
                <w:right w:val="none" w:sz="0" w:space="0" w:color="auto"/>
              </w:divBdr>
              <w:divsChild>
                <w:div w:id="1680156187">
                  <w:marLeft w:val="0"/>
                  <w:marRight w:val="0"/>
                  <w:marTop w:val="0"/>
                  <w:marBottom w:val="0"/>
                  <w:divBdr>
                    <w:top w:val="none" w:sz="0" w:space="0" w:color="auto"/>
                    <w:left w:val="none" w:sz="0" w:space="0" w:color="auto"/>
                    <w:bottom w:val="none" w:sz="0" w:space="0" w:color="auto"/>
                    <w:right w:val="none" w:sz="0" w:space="0" w:color="auto"/>
                  </w:divBdr>
                  <w:divsChild>
                    <w:div w:id="1609384744">
                      <w:marLeft w:val="0"/>
                      <w:marRight w:val="0"/>
                      <w:marTop w:val="0"/>
                      <w:marBottom w:val="0"/>
                      <w:divBdr>
                        <w:top w:val="none" w:sz="0" w:space="0" w:color="auto"/>
                        <w:left w:val="none" w:sz="0" w:space="0" w:color="auto"/>
                        <w:bottom w:val="none" w:sz="0" w:space="0" w:color="auto"/>
                        <w:right w:val="none" w:sz="0" w:space="0" w:color="auto"/>
                      </w:divBdr>
                      <w:divsChild>
                        <w:div w:id="907500640">
                          <w:marLeft w:val="0"/>
                          <w:marRight w:val="0"/>
                          <w:marTop w:val="0"/>
                          <w:marBottom w:val="0"/>
                          <w:divBdr>
                            <w:top w:val="none" w:sz="0" w:space="0" w:color="auto"/>
                            <w:left w:val="none" w:sz="0" w:space="0" w:color="auto"/>
                            <w:bottom w:val="none" w:sz="0" w:space="0" w:color="auto"/>
                            <w:right w:val="none" w:sz="0" w:space="0" w:color="auto"/>
                          </w:divBdr>
                          <w:divsChild>
                            <w:div w:id="474879689">
                              <w:marLeft w:val="0"/>
                              <w:marRight w:val="0"/>
                              <w:marTop w:val="0"/>
                              <w:marBottom w:val="0"/>
                              <w:divBdr>
                                <w:top w:val="none" w:sz="0" w:space="0" w:color="auto"/>
                                <w:left w:val="none" w:sz="0" w:space="0" w:color="auto"/>
                                <w:bottom w:val="none" w:sz="0" w:space="0" w:color="auto"/>
                                <w:right w:val="none" w:sz="0" w:space="0" w:color="auto"/>
                              </w:divBdr>
                              <w:divsChild>
                                <w:div w:id="1864779154">
                                  <w:marLeft w:val="0"/>
                                  <w:marRight w:val="0"/>
                                  <w:marTop w:val="0"/>
                                  <w:marBottom w:val="0"/>
                                  <w:divBdr>
                                    <w:top w:val="none" w:sz="0" w:space="0" w:color="auto"/>
                                    <w:left w:val="none" w:sz="0" w:space="0" w:color="auto"/>
                                    <w:bottom w:val="none" w:sz="0" w:space="0" w:color="auto"/>
                                    <w:right w:val="none" w:sz="0" w:space="0" w:color="auto"/>
                                  </w:divBdr>
                                  <w:divsChild>
                                    <w:div w:id="18728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047350">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1955357019">
      <w:bodyDiv w:val="1"/>
      <w:marLeft w:val="0"/>
      <w:marRight w:val="0"/>
      <w:marTop w:val="0"/>
      <w:marBottom w:val="0"/>
      <w:divBdr>
        <w:top w:val="none" w:sz="0" w:space="0" w:color="auto"/>
        <w:left w:val="none" w:sz="0" w:space="0" w:color="auto"/>
        <w:bottom w:val="none" w:sz="0" w:space="0" w:color="auto"/>
        <w:right w:val="none" w:sz="0" w:space="0" w:color="auto"/>
      </w:divBdr>
      <w:divsChild>
        <w:div w:id="835341230">
          <w:marLeft w:val="0"/>
          <w:marRight w:val="0"/>
          <w:marTop w:val="0"/>
          <w:marBottom w:val="0"/>
          <w:divBdr>
            <w:top w:val="none" w:sz="0" w:space="0" w:color="auto"/>
            <w:left w:val="none" w:sz="0" w:space="0" w:color="auto"/>
            <w:bottom w:val="none" w:sz="0" w:space="0" w:color="auto"/>
            <w:right w:val="none" w:sz="0" w:space="0" w:color="auto"/>
          </w:divBdr>
          <w:divsChild>
            <w:div w:id="2016035332">
              <w:marLeft w:val="0"/>
              <w:marRight w:val="0"/>
              <w:marTop w:val="0"/>
              <w:marBottom w:val="0"/>
              <w:divBdr>
                <w:top w:val="none" w:sz="0" w:space="0" w:color="auto"/>
                <w:left w:val="none" w:sz="0" w:space="0" w:color="auto"/>
                <w:bottom w:val="none" w:sz="0" w:space="0" w:color="auto"/>
                <w:right w:val="none" w:sz="0" w:space="0" w:color="auto"/>
              </w:divBdr>
              <w:divsChild>
                <w:div w:id="892085273">
                  <w:marLeft w:val="0"/>
                  <w:marRight w:val="0"/>
                  <w:marTop w:val="0"/>
                  <w:marBottom w:val="0"/>
                  <w:divBdr>
                    <w:top w:val="none" w:sz="0" w:space="0" w:color="auto"/>
                    <w:left w:val="none" w:sz="0" w:space="0" w:color="auto"/>
                    <w:bottom w:val="none" w:sz="0" w:space="0" w:color="auto"/>
                    <w:right w:val="none" w:sz="0" w:space="0" w:color="auto"/>
                  </w:divBdr>
                  <w:divsChild>
                    <w:div w:id="1661230101">
                      <w:marLeft w:val="0"/>
                      <w:marRight w:val="0"/>
                      <w:marTop w:val="0"/>
                      <w:marBottom w:val="0"/>
                      <w:divBdr>
                        <w:top w:val="none" w:sz="0" w:space="0" w:color="auto"/>
                        <w:left w:val="none" w:sz="0" w:space="0" w:color="auto"/>
                        <w:bottom w:val="none" w:sz="0" w:space="0" w:color="auto"/>
                        <w:right w:val="none" w:sz="0" w:space="0" w:color="auto"/>
                      </w:divBdr>
                      <w:divsChild>
                        <w:div w:id="486436451">
                          <w:marLeft w:val="0"/>
                          <w:marRight w:val="0"/>
                          <w:marTop w:val="0"/>
                          <w:marBottom w:val="0"/>
                          <w:divBdr>
                            <w:top w:val="none" w:sz="0" w:space="0" w:color="auto"/>
                            <w:left w:val="none" w:sz="0" w:space="0" w:color="auto"/>
                            <w:bottom w:val="none" w:sz="0" w:space="0" w:color="auto"/>
                            <w:right w:val="none" w:sz="0" w:space="0" w:color="auto"/>
                          </w:divBdr>
                          <w:divsChild>
                            <w:div w:id="13810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555687">
      <w:bodyDiv w:val="1"/>
      <w:marLeft w:val="0"/>
      <w:marRight w:val="0"/>
      <w:marTop w:val="0"/>
      <w:marBottom w:val="0"/>
      <w:divBdr>
        <w:top w:val="none" w:sz="0" w:space="0" w:color="auto"/>
        <w:left w:val="none" w:sz="0" w:space="0" w:color="auto"/>
        <w:bottom w:val="none" w:sz="0" w:space="0" w:color="auto"/>
        <w:right w:val="none" w:sz="0" w:space="0" w:color="auto"/>
      </w:divBdr>
    </w:div>
    <w:div w:id="2008707685">
      <w:bodyDiv w:val="1"/>
      <w:marLeft w:val="0"/>
      <w:marRight w:val="0"/>
      <w:marTop w:val="0"/>
      <w:marBottom w:val="0"/>
      <w:divBdr>
        <w:top w:val="none" w:sz="0" w:space="0" w:color="auto"/>
        <w:left w:val="none" w:sz="0" w:space="0" w:color="auto"/>
        <w:bottom w:val="none" w:sz="0" w:space="0" w:color="auto"/>
        <w:right w:val="none" w:sz="0" w:space="0" w:color="auto"/>
      </w:divBdr>
    </w:div>
    <w:div w:id="2026203811">
      <w:bodyDiv w:val="1"/>
      <w:marLeft w:val="0"/>
      <w:marRight w:val="0"/>
      <w:marTop w:val="0"/>
      <w:marBottom w:val="0"/>
      <w:divBdr>
        <w:top w:val="none" w:sz="0" w:space="0" w:color="auto"/>
        <w:left w:val="none" w:sz="0" w:space="0" w:color="auto"/>
        <w:bottom w:val="none" w:sz="0" w:space="0" w:color="auto"/>
        <w:right w:val="none" w:sz="0" w:space="0" w:color="auto"/>
      </w:divBdr>
    </w:div>
    <w:div w:id="2028407123">
      <w:bodyDiv w:val="1"/>
      <w:marLeft w:val="0"/>
      <w:marRight w:val="0"/>
      <w:marTop w:val="0"/>
      <w:marBottom w:val="0"/>
      <w:divBdr>
        <w:top w:val="none" w:sz="0" w:space="0" w:color="auto"/>
        <w:left w:val="none" w:sz="0" w:space="0" w:color="auto"/>
        <w:bottom w:val="none" w:sz="0" w:space="0" w:color="auto"/>
        <w:right w:val="none" w:sz="0" w:space="0" w:color="auto"/>
      </w:divBdr>
    </w:div>
    <w:div w:id="2046908421">
      <w:bodyDiv w:val="1"/>
      <w:marLeft w:val="0"/>
      <w:marRight w:val="0"/>
      <w:marTop w:val="0"/>
      <w:marBottom w:val="0"/>
      <w:divBdr>
        <w:top w:val="none" w:sz="0" w:space="0" w:color="auto"/>
        <w:left w:val="none" w:sz="0" w:space="0" w:color="auto"/>
        <w:bottom w:val="none" w:sz="0" w:space="0" w:color="auto"/>
        <w:right w:val="none" w:sz="0" w:space="0" w:color="auto"/>
      </w:divBdr>
    </w:div>
    <w:div w:id="2052262207">
      <w:bodyDiv w:val="1"/>
      <w:marLeft w:val="0"/>
      <w:marRight w:val="0"/>
      <w:marTop w:val="0"/>
      <w:marBottom w:val="0"/>
      <w:divBdr>
        <w:top w:val="none" w:sz="0" w:space="0" w:color="auto"/>
        <w:left w:val="none" w:sz="0" w:space="0" w:color="auto"/>
        <w:bottom w:val="none" w:sz="0" w:space="0" w:color="auto"/>
        <w:right w:val="none" w:sz="0" w:space="0" w:color="auto"/>
      </w:divBdr>
    </w:div>
    <w:div w:id="2054428324">
      <w:bodyDiv w:val="1"/>
      <w:marLeft w:val="0"/>
      <w:marRight w:val="0"/>
      <w:marTop w:val="0"/>
      <w:marBottom w:val="0"/>
      <w:divBdr>
        <w:top w:val="none" w:sz="0" w:space="0" w:color="auto"/>
        <w:left w:val="none" w:sz="0" w:space="0" w:color="auto"/>
        <w:bottom w:val="none" w:sz="0" w:space="0" w:color="auto"/>
        <w:right w:val="none" w:sz="0" w:space="0" w:color="auto"/>
      </w:divBdr>
    </w:div>
    <w:div w:id="2056008285">
      <w:bodyDiv w:val="1"/>
      <w:marLeft w:val="0"/>
      <w:marRight w:val="0"/>
      <w:marTop w:val="0"/>
      <w:marBottom w:val="0"/>
      <w:divBdr>
        <w:top w:val="none" w:sz="0" w:space="0" w:color="auto"/>
        <w:left w:val="none" w:sz="0" w:space="0" w:color="auto"/>
        <w:bottom w:val="none" w:sz="0" w:space="0" w:color="auto"/>
        <w:right w:val="none" w:sz="0" w:space="0" w:color="auto"/>
      </w:divBdr>
    </w:div>
    <w:div w:id="2070764644">
      <w:bodyDiv w:val="1"/>
      <w:marLeft w:val="0"/>
      <w:marRight w:val="0"/>
      <w:marTop w:val="0"/>
      <w:marBottom w:val="0"/>
      <w:divBdr>
        <w:top w:val="none" w:sz="0" w:space="0" w:color="auto"/>
        <w:left w:val="none" w:sz="0" w:space="0" w:color="auto"/>
        <w:bottom w:val="none" w:sz="0" w:space="0" w:color="auto"/>
        <w:right w:val="none" w:sz="0" w:space="0" w:color="auto"/>
      </w:divBdr>
    </w:div>
    <w:div w:id="2107460714">
      <w:bodyDiv w:val="1"/>
      <w:marLeft w:val="0"/>
      <w:marRight w:val="0"/>
      <w:marTop w:val="0"/>
      <w:marBottom w:val="0"/>
      <w:divBdr>
        <w:top w:val="none" w:sz="0" w:space="0" w:color="auto"/>
        <w:left w:val="none" w:sz="0" w:space="0" w:color="auto"/>
        <w:bottom w:val="none" w:sz="0" w:space="0" w:color="auto"/>
        <w:right w:val="none" w:sz="0" w:space="0" w:color="auto"/>
      </w:divBdr>
    </w:div>
    <w:div w:id="2108770045">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5245164">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1111/gcb.14644" TargetMode="External"/><Relationship Id="rId1" Type="http://schemas.openxmlformats.org/officeDocument/2006/relationships/hyperlink" Target="https://doi.org/10.1016/j.foodpol.2016.12.00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8856</TotalTime>
  <Pages>28</Pages>
  <Words>11290</Words>
  <Characters>159935</Characters>
  <Application>Microsoft Office Word</Application>
  <DocSecurity>0</DocSecurity>
  <Lines>1332</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170884</CharactersWithSpaces>
  <SharedDoc>false</SharedDoc>
  <HLinks>
    <vt:vector size="12" baseType="variant">
      <vt:variant>
        <vt:i4>6226008</vt:i4>
      </vt:variant>
      <vt:variant>
        <vt:i4>3</vt:i4>
      </vt:variant>
      <vt:variant>
        <vt:i4>0</vt:i4>
      </vt:variant>
      <vt:variant>
        <vt:i4>5</vt:i4>
      </vt:variant>
      <vt:variant>
        <vt:lpwstr>https://doi.org/10.1111/gcb.14644</vt:lpwstr>
      </vt:variant>
      <vt:variant>
        <vt:lpwstr/>
      </vt:variant>
      <vt:variant>
        <vt:i4>6225932</vt:i4>
      </vt:variant>
      <vt:variant>
        <vt:i4>0</vt:i4>
      </vt:variant>
      <vt:variant>
        <vt:i4>0</vt:i4>
      </vt:variant>
      <vt:variant>
        <vt:i4>5</vt:i4>
      </vt:variant>
      <vt:variant>
        <vt:lpwstr>https://doi.org/10.1016/j.foodpol.2016.12.009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Kummu Matti</cp:lastModifiedBy>
  <cp:revision>669</cp:revision>
  <cp:lastPrinted>2025-06-16T16:46:00Z</cp:lastPrinted>
  <dcterms:created xsi:type="dcterms:W3CDTF">2024-10-14T13:50:00Z</dcterms:created>
  <dcterms:modified xsi:type="dcterms:W3CDTF">2025-09-26T07:11:00Z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604e43b5-a0bd-4c6b-b96b-3d57cbdce2d5</vt:lpwstr>
  </property>
</Properties>
</file>